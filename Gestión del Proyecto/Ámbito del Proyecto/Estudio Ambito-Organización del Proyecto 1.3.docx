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8AA27" w14:textId="77777777" w:rsidR="00193492" w:rsidRDefault="00190020" w:rsidP="00193492">
      <w:r>
        <w:rPr>
          <w:noProof/>
          <w:lang w:eastAsia="es-AR"/>
        </w:rPr>
        <mc:AlternateContent>
          <mc:Choice Requires="wps">
            <w:drawing>
              <wp:anchor distT="0" distB="0" distL="114300" distR="114300" simplePos="0" relativeHeight="251667456" behindDoc="0" locked="0" layoutInCell="1" allowOverlap="1" wp14:anchorId="55335D40" wp14:editId="2E8D404F">
                <wp:simplePos x="0" y="0"/>
                <wp:positionH relativeFrom="margin">
                  <wp:posOffset>2045335</wp:posOffset>
                </wp:positionH>
                <wp:positionV relativeFrom="page">
                  <wp:posOffset>5528310</wp:posOffset>
                </wp:positionV>
                <wp:extent cx="4485005" cy="1009650"/>
                <wp:effectExtent l="0" t="0" r="0" b="1079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448500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C0500" w14:textId="77777777" w:rsidR="007803FC" w:rsidRDefault="007803FC" w:rsidP="00193492">
                            <w:pPr>
                              <w:pStyle w:val="Sinespaciado"/>
                              <w:jc w:val="right"/>
                              <w:rPr>
                                <w:color w:val="5B9BD5" w:themeColor="accent1"/>
                                <w:sz w:val="40"/>
                                <w:szCs w:val="40"/>
                                <w:lang w:val="es-ES"/>
                              </w:rPr>
                            </w:pPr>
                            <w:r w:rsidRPr="00242F18">
                              <w:rPr>
                                <w:color w:val="5B9BD5" w:themeColor="accent1"/>
                                <w:sz w:val="40"/>
                                <w:szCs w:val="40"/>
                                <w:lang w:val="es-ES"/>
                              </w:rPr>
                              <w:t>Docentes:</w:t>
                            </w:r>
                          </w:p>
                          <w:p w14:paraId="1678CA63" w14:textId="77777777" w:rsidR="007803FC" w:rsidRDefault="007803FC" w:rsidP="00193492">
                            <w:pPr>
                              <w:pStyle w:val="Sinespaciado"/>
                              <w:jc w:val="right"/>
                              <w:rPr>
                                <w:color w:val="000000" w:themeColor="text1"/>
                                <w:sz w:val="40"/>
                                <w:szCs w:val="40"/>
                                <w:lang w:val="es-ES"/>
                              </w:rPr>
                            </w:pPr>
                            <w:r>
                              <w:rPr>
                                <w:color w:val="000000" w:themeColor="text1"/>
                                <w:sz w:val="40"/>
                                <w:szCs w:val="40"/>
                                <w:lang w:val="es-ES"/>
                              </w:rPr>
                              <w:t>Villafañe, Christian</w:t>
                            </w:r>
                          </w:p>
                          <w:p w14:paraId="32F8F555" w14:textId="77777777" w:rsidR="007803FC" w:rsidRPr="00DC65D0" w:rsidRDefault="007803FC" w:rsidP="00193492">
                            <w:pPr>
                              <w:pStyle w:val="Sinespaciado"/>
                              <w:jc w:val="right"/>
                              <w:rPr>
                                <w:color w:val="000000" w:themeColor="text1"/>
                                <w:sz w:val="40"/>
                                <w:szCs w:val="40"/>
                              </w:rPr>
                            </w:pPr>
                            <w:r>
                              <w:rPr>
                                <w:color w:val="000000" w:themeColor="text1"/>
                                <w:sz w:val="40"/>
                                <w:szCs w:val="40"/>
                                <w:lang w:val="es-ES"/>
                              </w:rPr>
                              <w:t>Cassani, Matías</w:t>
                            </w:r>
                          </w:p>
                          <w:p w14:paraId="13E88EA8" w14:textId="77777777" w:rsidR="007803FC" w:rsidRPr="00242F18" w:rsidRDefault="007803FC" w:rsidP="00193492">
                            <w:pPr>
                              <w:pStyle w:val="Sinespaciado"/>
                              <w:rPr>
                                <w:sz w:val="40"/>
                                <w:szCs w:val="4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55335D40" id="_x0000_t202" coordsize="21600,21600" o:spt="202" path="m,l,21600r21600,l21600,xe">
                <v:stroke joinstyle="miter"/>
                <v:path gradientshapeok="t" o:connecttype="rect"/>
              </v:shapetype>
              <v:shape id="Cuadro de texto 153" o:spid="_x0000_s1026" type="#_x0000_t202" style="position:absolute;margin-left:161.05pt;margin-top:435.3pt;width:353.15pt;height:79.5pt;z-index:251667456;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" filled="f" stroked="f" strokeweight=".5pt">
                <v:textbox style="mso-fit-shape-to-text:t" inset="126pt,0,54pt,0">
                  <w:txbxContent>
                    <w:p w14:paraId="629C0500" w14:textId="77777777" w:rsidR="007803FC" w:rsidRDefault="007803FC" w:rsidP="00193492">
                      <w:pPr>
                        <w:pStyle w:val="Sinespaciado"/>
                        <w:jc w:val="right"/>
                        <w:rPr>
                          <w:color w:val="5B9BD5" w:themeColor="accent1"/>
                          <w:sz w:val="40"/>
                          <w:szCs w:val="40"/>
                          <w:lang w:val="es-ES"/>
                        </w:rPr>
                      </w:pPr>
                      <w:r w:rsidRPr="00242F18">
                        <w:rPr>
                          <w:color w:val="5B9BD5" w:themeColor="accent1"/>
                          <w:sz w:val="40"/>
                          <w:szCs w:val="40"/>
                          <w:lang w:val="es-ES"/>
                        </w:rPr>
                        <w:t>Docentes:</w:t>
                      </w:r>
                    </w:p>
                    <w:p w14:paraId="1678CA63" w14:textId="77777777" w:rsidR="007803FC" w:rsidRDefault="007803FC" w:rsidP="00193492">
                      <w:pPr>
                        <w:pStyle w:val="Sinespaciado"/>
                        <w:jc w:val="right"/>
                        <w:rPr>
                          <w:color w:val="000000" w:themeColor="text1"/>
                          <w:sz w:val="40"/>
                          <w:szCs w:val="40"/>
                          <w:lang w:val="es-ES"/>
                        </w:rPr>
                      </w:pPr>
                      <w:r>
                        <w:rPr>
                          <w:color w:val="000000" w:themeColor="text1"/>
                          <w:sz w:val="40"/>
                          <w:szCs w:val="40"/>
                          <w:lang w:val="es-ES"/>
                        </w:rPr>
                        <w:t>Villafañe, Christian</w:t>
                      </w:r>
                    </w:p>
                    <w:p w14:paraId="32F8F555" w14:textId="77777777" w:rsidR="007803FC" w:rsidRPr="00DC65D0" w:rsidRDefault="007803FC" w:rsidP="00193492">
                      <w:pPr>
                        <w:pStyle w:val="Sinespaciado"/>
                        <w:jc w:val="right"/>
                        <w:rPr>
                          <w:color w:val="000000" w:themeColor="text1"/>
                          <w:sz w:val="40"/>
                          <w:szCs w:val="40"/>
                        </w:rPr>
                      </w:pPr>
                      <w:r>
                        <w:rPr>
                          <w:color w:val="000000" w:themeColor="text1"/>
                          <w:sz w:val="40"/>
                          <w:szCs w:val="40"/>
                          <w:lang w:val="es-ES"/>
                        </w:rPr>
                        <w:t>Cassani, Matías</w:t>
                      </w:r>
                    </w:p>
                    <w:p w14:paraId="13E88EA8" w14:textId="77777777" w:rsidR="007803FC" w:rsidRPr="00242F18" w:rsidRDefault="007803FC" w:rsidP="00193492">
                      <w:pPr>
                        <w:pStyle w:val="Sinespaciado"/>
                        <w:rPr>
                          <w:sz w:val="40"/>
                          <w:szCs w:val="40"/>
                        </w:rPr>
                      </w:pPr>
                    </w:p>
                  </w:txbxContent>
                </v:textbox>
                <w10:wrap type="square" anchorx="margin" anchory="page"/>
              </v:shape>
            </w:pict>
          </mc:Fallback>
        </mc:AlternateContent>
      </w:r>
      <w:r>
        <w:rPr>
          <w:noProof/>
          <w:lang w:eastAsia="es-AR"/>
        </w:rPr>
        <mc:AlternateContent>
          <mc:Choice Requires="wps">
            <w:drawing>
              <wp:anchor distT="45720" distB="45720" distL="114300" distR="114300" simplePos="0" relativeHeight="251664384" behindDoc="0" locked="0" layoutInCell="1" allowOverlap="1" wp14:anchorId="7BE8EB4A" wp14:editId="319778DC">
                <wp:simplePos x="0" y="0"/>
                <wp:positionH relativeFrom="page">
                  <wp:align>left</wp:align>
                </wp:positionH>
                <wp:positionV relativeFrom="paragraph">
                  <wp:posOffset>3352534</wp:posOffset>
                </wp:positionV>
                <wp:extent cx="7562850" cy="1404620"/>
                <wp:effectExtent l="0" t="0" r="0" b="2540"/>
                <wp:wrapTopAndBottom/>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404620"/>
                        </a:xfrm>
                        <a:prstGeom prst="rect">
                          <a:avLst/>
                        </a:prstGeom>
                        <a:solidFill>
                          <a:srgbClr val="FFFFFF"/>
                        </a:solidFill>
                        <a:ln w="9525">
                          <a:noFill/>
                          <a:miter lim="800000"/>
                          <a:headEnd/>
                          <a:tailEnd/>
                        </a:ln>
                      </wps:spPr>
                      <wps:txbx>
                        <w:txbxContent>
                          <w:p w14:paraId="5A767792" w14:textId="77777777" w:rsidR="007803FC" w:rsidRPr="00C65DB2" w:rsidRDefault="007803FC" w:rsidP="003F455F">
                            <w:pPr>
                              <w:jc w:val="center"/>
                              <w:rPr>
                                <w:sz w:val="80"/>
                                <w:szCs w:val="80"/>
                              </w:rPr>
                            </w:pPr>
                            <w:r>
                              <w:rPr>
                                <w:sz w:val="80"/>
                                <w:szCs w:val="80"/>
                              </w:rPr>
                              <w:t>ESTUDIO DEL ÁMBITO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8EB4A" id="Cuadro de texto 2" o:spid="_x0000_s1027" type="#_x0000_t202" style="position:absolute;margin-left:0;margin-top:264pt;width:595.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" stroked="f">
                <v:textbox style="mso-fit-shape-to-text:t">
                  <w:txbxContent>
                    <w:p w14:paraId="5A767792" w14:textId="77777777" w:rsidR="007803FC" w:rsidRPr="00C65DB2" w:rsidRDefault="007803FC" w:rsidP="003F455F">
                      <w:pPr>
                        <w:jc w:val="center"/>
                        <w:rPr>
                          <w:sz w:val="80"/>
                          <w:szCs w:val="80"/>
                        </w:rPr>
                      </w:pPr>
                      <w:r>
                        <w:rPr>
                          <w:sz w:val="80"/>
                          <w:szCs w:val="80"/>
                        </w:rPr>
                        <w:t>ESTUDIO DEL ÁMBITO DEL PROYECTO</w:t>
                      </w:r>
                    </w:p>
                  </w:txbxContent>
                </v:textbox>
                <w10:wrap type="topAndBottom" anchorx="page"/>
              </v:shape>
            </w:pict>
          </mc:Fallback>
        </mc:AlternateContent>
      </w:r>
      <w:r>
        <w:rPr>
          <w:noProof/>
          <w:lang w:eastAsia="es-AR"/>
        </w:rPr>
        <mc:AlternateContent>
          <mc:Choice Requires="wps">
            <w:drawing>
              <wp:anchor distT="45720" distB="45720" distL="114300" distR="114300" simplePos="0" relativeHeight="251663360" behindDoc="0" locked="0" layoutInCell="1" allowOverlap="1" wp14:anchorId="1B0456E2" wp14:editId="1085D01B">
                <wp:simplePos x="0" y="0"/>
                <wp:positionH relativeFrom="margin">
                  <wp:align>right</wp:align>
                </wp:positionH>
                <wp:positionV relativeFrom="paragraph">
                  <wp:posOffset>1927801</wp:posOffset>
                </wp:positionV>
                <wp:extent cx="5095875" cy="1404620"/>
                <wp:effectExtent l="0" t="0" r="9525" b="952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04620"/>
                        </a:xfrm>
                        <a:prstGeom prst="rect">
                          <a:avLst/>
                        </a:prstGeom>
                        <a:solidFill>
                          <a:srgbClr val="FFFFFF"/>
                        </a:solidFill>
                        <a:ln w="9525">
                          <a:noFill/>
                          <a:miter lim="800000"/>
                          <a:headEnd/>
                          <a:tailEnd/>
                        </a:ln>
                      </wps:spPr>
                      <wps:txbx>
                        <w:txbxContent>
                          <w:p w14:paraId="673D6844" w14:textId="77777777" w:rsidR="007803FC" w:rsidRPr="00C65DB2" w:rsidRDefault="007803FC" w:rsidP="00193492">
                            <w:pPr>
                              <w:rPr>
                                <w:color w:val="5B9BD5" w:themeColor="accent1"/>
                                <w:sz w:val="100"/>
                                <w:szCs w:val="100"/>
                              </w:rPr>
                            </w:pPr>
                            <w:r w:rsidRPr="00C65DB2">
                              <w:rPr>
                                <w:color w:val="5B9BD5" w:themeColor="accent1"/>
                                <w:sz w:val="100"/>
                                <w:szCs w:val="100"/>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456E2" id="_x0000_s1028" type="#_x0000_t202" style="position:absolute;margin-left:350.05pt;margin-top:151.8pt;width:401.2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" stroked="f">
                <v:textbox style="mso-fit-shape-to-text:t">
                  <w:txbxContent>
                    <w:p w14:paraId="673D6844" w14:textId="77777777" w:rsidR="007803FC" w:rsidRPr="00C65DB2" w:rsidRDefault="007803FC" w:rsidP="00193492">
                      <w:pPr>
                        <w:rPr>
                          <w:color w:val="5B9BD5" w:themeColor="accent1"/>
                          <w:sz w:val="100"/>
                          <w:szCs w:val="100"/>
                        </w:rPr>
                      </w:pPr>
                      <w:r w:rsidRPr="00C65DB2">
                        <w:rPr>
                          <w:color w:val="5B9BD5" w:themeColor="accent1"/>
                          <w:sz w:val="100"/>
                          <w:szCs w:val="100"/>
                        </w:rPr>
                        <w:t>PROYECTO FINAL</w:t>
                      </w:r>
                    </w:p>
                  </w:txbxContent>
                </v:textbox>
                <w10:wrap type="square" anchorx="margin"/>
              </v:shape>
            </w:pict>
          </mc:Fallback>
        </mc:AlternateContent>
      </w:r>
      <w:r w:rsidR="003F455F">
        <w:rPr>
          <w:noProof/>
          <w:lang w:eastAsia="es-AR"/>
        </w:rPr>
        <w:drawing>
          <wp:anchor distT="0" distB="0" distL="114300" distR="114300" simplePos="0" relativeHeight="251662336" behindDoc="0" locked="0" layoutInCell="1" allowOverlap="1" wp14:anchorId="788D5187" wp14:editId="607DB14F">
            <wp:simplePos x="0" y="0"/>
            <wp:positionH relativeFrom="column">
              <wp:posOffset>2665095</wp:posOffset>
            </wp:positionH>
            <wp:positionV relativeFrom="paragraph">
              <wp:posOffset>154464</wp:posOffset>
            </wp:positionV>
            <wp:extent cx="3524250" cy="2286000"/>
            <wp:effectExtent l="0" t="0" r="0" b="0"/>
            <wp:wrapTopAndBottom/>
            <wp:docPr id="11" name="Imagen 11" descr="Resultado de imagen para f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v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14:sizeRelV relativeFrom="margin">
              <wp14:pctHeight>0</wp14:pctHeight>
            </wp14:sizeRelV>
          </wp:anchor>
        </w:drawing>
      </w:r>
      <w:r w:rsidR="00C161C3">
        <w:tab/>
      </w:r>
      <w:r w:rsidR="00C161C3">
        <w:tab/>
      </w:r>
    </w:p>
    <w:p w14:paraId="4F94798D" w14:textId="77777777" w:rsidR="00193492" w:rsidRDefault="00190020" w:rsidP="00193492">
      <w:r>
        <w:rPr>
          <w:noProof/>
          <w:lang w:eastAsia="es-AR"/>
        </w:rPr>
        <mc:AlternateContent>
          <mc:Choice Requires="wps">
            <w:drawing>
              <wp:anchor distT="45720" distB="45720" distL="114300" distR="114300" simplePos="0" relativeHeight="251687936" behindDoc="1" locked="0" layoutInCell="1" allowOverlap="1" wp14:anchorId="51081AE9" wp14:editId="3EFD361C">
                <wp:simplePos x="0" y="0"/>
                <wp:positionH relativeFrom="column">
                  <wp:posOffset>3689497</wp:posOffset>
                </wp:positionH>
                <wp:positionV relativeFrom="paragraph">
                  <wp:posOffset>2861575</wp:posOffset>
                </wp:positionV>
                <wp:extent cx="2223821" cy="1666875"/>
                <wp:effectExtent l="0" t="0" r="508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821" cy="1666875"/>
                        </a:xfrm>
                        <a:prstGeom prst="rect">
                          <a:avLst/>
                        </a:prstGeom>
                        <a:solidFill>
                          <a:srgbClr val="FFFFFF"/>
                        </a:solidFill>
                        <a:ln w="9525">
                          <a:noFill/>
                          <a:miter lim="800000"/>
                          <a:headEnd/>
                          <a:tailEnd/>
                        </a:ln>
                      </wps:spPr>
                      <wps:txbx>
                        <w:txbxContent>
                          <w:p w14:paraId="5E988686" w14:textId="77777777" w:rsidR="007803FC" w:rsidRPr="00242F18" w:rsidRDefault="007803FC" w:rsidP="00190020">
                            <w:pPr>
                              <w:contextualSpacing/>
                              <w:jc w:val="right"/>
                              <w:rPr>
                                <w:color w:val="5B9BD5" w:themeColor="accent1"/>
                                <w:sz w:val="36"/>
                                <w:szCs w:val="36"/>
                              </w:rPr>
                            </w:pPr>
                            <w:r w:rsidRPr="00242F18">
                              <w:rPr>
                                <w:color w:val="5B9BD5" w:themeColor="accent1"/>
                                <w:sz w:val="36"/>
                                <w:szCs w:val="36"/>
                              </w:rPr>
                              <w:t>Alumnos:</w:t>
                            </w:r>
                          </w:p>
                          <w:p w14:paraId="1C6DABCE" w14:textId="77777777" w:rsidR="007803FC" w:rsidRPr="00242F18" w:rsidRDefault="007803FC" w:rsidP="00190020">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3664D19B" w14:textId="77777777" w:rsidR="007803FC" w:rsidRPr="00242F18" w:rsidRDefault="007803FC" w:rsidP="00190020">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54CA03FE" w14:textId="77777777" w:rsidR="007803FC" w:rsidRPr="00242F18" w:rsidRDefault="007803FC" w:rsidP="00190020">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65081B8F" w14:textId="77777777" w:rsidR="007803FC" w:rsidRPr="00145BEF" w:rsidRDefault="007803FC" w:rsidP="00190020">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0316398F" w14:textId="77777777" w:rsidR="007803FC" w:rsidRDefault="007803FC" w:rsidP="00190020">
                            <w:pPr>
                              <w:contextualSpacing/>
                              <w:jc w:val="right"/>
                            </w:pPr>
                          </w:p>
                          <w:p w14:paraId="06AAD90D" w14:textId="77777777" w:rsidR="007803FC" w:rsidRDefault="007803FC" w:rsidP="00190020">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81AE9" id="_x0000_s1029" type="#_x0000_t202" style="position:absolute;margin-left:290.5pt;margin-top:225.3pt;width:175.1pt;height:131.2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" stroked="f">
                <v:textbox>
                  <w:txbxContent>
                    <w:p w14:paraId="5E988686" w14:textId="77777777" w:rsidR="007803FC" w:rsidRPr="00242F18" w:rsidRDefault="007803FC" w:rsidP="00190020">
                      <w:pPr>
                        <w:contextualSpacing/>
                        <w:jc w:val="right"/>
                        <w:rPr>
                          <w:color w:val="5B9BD5" w:themeColor="accent1"/>
                          <w:sz w:val="36"/>
                          <w:szCs w:val="36"/>
                        </w:rPr>
                      </w:pPr>
                      <w:r w:rsidRPr="00242F18">
                        <w:rPr>
                          <w:color w:val="5B9BD5" w:themeColor="accent1"/>
                          <w:sz w:val="36"/>
                          <w:szCs w:val="36"/>
                        </w:rPr>
                        <w:t>Alumnos:</w:t>
                      </w:r>
                    </w:p>
                    <w:p w14:paraId="1C6DABCE" w14:textId="77777777" w:rsidR="007803FC" w:rsidRPr="00242F18" w:rsidRDefault="007803FC" w:rsidP="00190020">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3664D19B" w14:textId="77777777" w:rsidR="007803FC" w:rsidRPr="00242F18" w:rsidRDefault="007803FC" w:rsidP="00190020">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54CA03FE" w14:textId="77777777" w:rsidR="007803FC" w:rsidRPr="00242F18" w:rsidRDefault="007803FC" w:rsidP="00190020">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65081B8F" w14:textId="77777777" w:rsidR="007803FC" w:rsidRPr="00145BEF" w:rsidRDefault="007803FC" w:rsidP="00190020">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0316398F" w14:textId="77777777" w:rsidR="007803FC" w:rsidRDefault="007803FC" w:rsidP="00190020">
                      <w:pPr>
                        <w:contextualSpacing/>
                        <w:jc w:val="right"/>
                      </w:pPr>
                    </w:p>
                    <w:p w14:paraId="06AAD90D" w14:textId="77777777" w:rsidR="007803FC" w:rsidRDefault="007803FC" w:rsidP="00190020">
                      <w:pPr>
                        <w:jc w:val="right"/>
                      </w:pPr>
                    </w:p>
                  </w:txbxContent>
                </v:textbox>
              </v:shape>
            </w:pict>
          </mc:Fallback>
        </mc:AlternateContent>
      </w:r>
      <w:r w:rsidR="00193492">
        <w:rPr>
          <w:noProof/>
          <w:lang w:eastAsia="es-AR"/>
        </w:rPr>
        <mc:AlternateContent>
          <mc:Choice Requires="wpg">
            <w:drawing>
              <wp:anchor distT="0" distB="0" distL="114300" distR="114300" simplePos="0" relativeHeight="251660288" behindDoc="0" locked="0" layoutInCell="1" allowOverlap="1" wp14:anchorId="1311A55E" wp14:editId="2701CE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B8603"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E07F8D5" w14:textId="77777777" w:rsidR="003F455F" w:rsidRPr="003F455F" w:rsidRDefault="003F455F" w:rsidP="003F455F">
      <w:r>
        <w:rPr>
          <w:noProof/>
          <w:lang w:eastAsia="es-AR"/>
        </w:rPr>
        <mc:AlternateContent>
          <mc:Choice Requires="wps">
            <w:drawing>
              <wp:anchor distT="45720" distB="45720" distL="114300" distR="114300" simplePos="0" relativeHeight="251665408" behindDoc="0" locked="0" layoutInCell="1" allowOverlap="1" wp14:anchorId="0B669B03" wp14:editId="7A557915">
                <wp:simplePos x="0" y="0"/>
                <wp:positionH relativeFrom="margin">
                  <wp:align>center</wp:align>
                </wp:positionH>
                <wp:positionV relativeFrom="paragraph">
                  <wp:posOffset>5012055</wp:posOffset>
                </wp:positionV>
                <wp:extent cx="2360930" cy="1404620"/>
                <wp:effectExtent l="0" t="0" r="3175"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38F29F" w14:textId="77777777" w:rsidR="007803FC" w:rsidRDefault="007803FC" w:rsidP="00193492">
                            <w:r>
                              <w:t>AÑO DE CURSADO: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69B03" id="_x0000_s1030" type="#_x0000_t202" style="position:absolute;margin-left:0;margin-top:394.65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" stroked="f">
                <v:textbox style="mso-fit-shape-to-text:t">
                  <w:txbxContent>
                    <w:p w14:paraId="6238F29F" w14:textId="77777777" w:rsidR="007803FC" w:rsidRDefault="007803FC" w:rsidP="00193492">
                      <w:r>
                        <w:t>AÑO DE CURSADO: 2019</w:t>
                      </w:r>
                    </w:p>
                  </w:txbxContent>
                </v:textbox>
                <w10:wrap type="square" anchorx="margin"/>
              </v:shape>
            </w:pict>
          </mc:Fallback>
        </mc:AlternateContent>
      </w:r>
      <w:r w:rsidR="00193492">
        <w:br w:type="page"/>
      </w:r>
      <w:bookmarkStart w:id="0" w:name="_Toc3817435"/>
      <w:bookmarkStart w:id="1" w:name="_Toc4365383"/>
    </w:p>
    <w:sdt>
      <w:sdtPr>
        <w:rPr>
          <w:rFonts w:asciiTheme="minorHAnsi" w:eastAsiaTheme="minorHAnsi" w:hAnsiTheme="minorHAnsi" w:cstheme="minorBidi"/>
          <w:color w:val="auto"/>
          <w:sz w:val="22"/>
          <w:szCs w:val="22"/>
          <w:lang w:val="es-ES" w:eastAsia="en-US"/>
        </w:rPr>
        <w:id w:val="1842344879"/>
        <w:docPartObj>
          <w:docPartGallery w:val="Table of Contents"/>
          <w:docPartUnique/>
        </w:docPartObj>
      </w:sdtPr>
      <w:sdtEndPr>
        <w:rPr>
          <w:b/>
          <w:bCs/>
        </w:rPr>
      </w:sdtEndPr>
      <w:sdtContent>
        <w:p w14:paraId="62E1B85A" w14:textId="77777777" w:rsidR="00590ED8" w:rsidRDefault="00590ED8">
          <w:pPr>
            <w:pStyle w:val="TtuloTDC"/>
          </w:pPr>
          <w:r>
            <w:rPr>
              <w:lang w:val="es-ES"/>
            </w:rPr>
            <w:t>Contenido</w:t>
          </w:r>
        </w:p>
        <w:p w14:paraId="4834C3F9" w14:textId="7F057762" w:rsidR="002F72F1" w:rsidRDefault="00590ED8">
          <w:pPr>
            <w:pStyle w:val="TDC1"/>
            <w:tabs>
              <w:tab w:val="right" w:leader="dot" w:pos="8828"/>
            </w:tabs>
            <w:rPr>
              <w:ins w:id="2" w:author="Gonzalo Pedrotti" w:date="2019-05-17T15:54:00Z"/>
              <w:rFonts w:eastAsiaTheme="minorEastAsia"/>
              <w:noProof/>
              <w:lang w:eastAsia="es-AR"/>
            </w:rPr>
          </w:pPr>
          <w:r>
            <w:fldChar w:fldCharType="begin"/>
          </w:r>
          <w:r>
            <w:instrText xml:space="preserve"> TOC \o "1-3" \h \z \u </w:instrText>
          </w:r>
          <w:r>
            <w:fldChar w:fldCharType="separate"/>
          </w:r>
          <w:ins w:id="3" w:author="Gonzalo Pedrotti" w:date="2019-05-17T15:54:00Z">
            <w:r w:rsidR="002F72F1" w:rsidRPr="00FD3CB6">
              <w:rPr>
                <w:rStyle w:val="Hipervnculo"/>
                <w:noProof/>
              </w:rPr>
              <w:fldChar w:fldCharType="begin"/>
            </w:r>
            <w:r w:rsidR="002F72F1" w:rsidRPr="00FD3CB6">
              <w:rPr>
                <w:rStyle w:val="Hipervnculo"/>
                <w:noProof/>
              </w:rPr>
              <w:instrText xml:space="preserve"> </w:instrText>
            </w:r>
            <w:r w:rsidR="002F72F1">
              <w:rPr>
                <w:noProof/>
              </w:rPr>
              <w:instrText>HYPERLINK \l "_Toc9000856"</w:instrText>
            </w:r>
            <w:r w:rsidR="002F72F1" w:rsidRPr="00FD3CB6">
              <w:rPr>
                <w:rStyle w:val="Hipervnculo"/>
                <w:noProof/>
              </w:rPr>
              <w:instrText xml:space="preserve"> </w:instrText>
            </w:r>
            <w:r w:rsidR="002F72F1" w:rsidRPr="00FD3CB6">
              <w:rPr>
                <w:rStyle w:val="Hipervnculo"/>
                <w:noProof/>
              </w:rPr>
            </w:r>
            <w:r w:rsidR="002F72F1" w:rsidRPr="00FD3CB6">
              <w:rPr>
                <w:rStyle w:val="Hipervnculo"/>
                <w:noProof/>
              </w:rPr>
              <w:fldChar w:fldCharType="separate"/>
            </w:r>
            <w:r w:rsidR="002F72F1" w:rsidRPr="00FD3CB6">
              <w:rPr>
                <w:rStyle w:val="Hipervnculo"/>
                <w:noProof/>
              </w:rPr>
              <w:t>Historial de Revisiones:</w:t>
            </w:r>
            <w:r w:rsidR="002F72F1">
              <w:rPr>
                <w:noProof/>
                <w:webHidden/>
              </w:rPr>
              <w:tab/>
            </w:r>
            <w:r w:rsidR="002F72F1">
              <w:rPr>
                <w:noProof/>
                <w:webHidden/>
              </w:rPr>
              <w:fldChar w:fldCharType="begin"/>
            </w:r>
            <w:r w:rsidR="002F72F1">
              <w:rPr>
                <w:noProof/>
                <w:webHidden/>
              </w:rPr>
              <w:instrText xml:space="preserve"> PAGEREF _Toc9000856 \h </w:instrText>
            </w:r>
            <w:r w:rsidR="002F72F1">
              <w:rPr>
                <w:noProof/>
                <w:webHidden/>
              </w:rPr>
            </w:r>
          </w:ins>
          <w:r w:rsidR="002F72F1">
            <w:rPr>
              <w:noProof/>
              <w:webHidden/>
            </w:rPr>
            <w:fldChar w:fldCharType="separate"/>
          </w:r>
          <w:ins w:id="4" w:author="Gonzalo Pedrotti" w:date="2019-05-17T15:54:00Z">
            <w:r w:rsidR="002F72F1">
              <w:rPr>
                <w:noProof/>
                <w:webHidden/>
              </w:rPr>
              <w:t>3</w:t>
            </w:r>
            <w:r w:rsidR="002F72F1">
              <w:rPr>
                <w:noProof/>
                <w:webHidden/>
              </w:rPr>
              <w:fldChar w:fldCharType="end"/>
            </w:r>
            <w:r w:rsidR="002F72F1" w:rsidRPr="00FD3CB6">
              <w:rPr>
                <w:rStyle w:val="Hipervnculo"/>
                <w:noProof/>
              </w:rPr>
              <w:fldChar w:fldCharType="end"/>
            </w:r>
          </w:ins>
        </w:p>
        <w:p w14:paraId="2B4EFD1A" w14:textId="142AB956" w:rsidR="002F72F1" w:rsidRDefault="002F72F1">
          <w:pPr>
            <w:pStyle w:val="TDC1"/>
            <w:tabs>
              <w:tab w:val="right" w:leader="dot" w:pos="8828"/>
            </w:tabs>
            <w:rPr>
              <w:ins w:id="5" w:author="Gonzalo Pedrotti" w:date="2019-05-17T15:54:00Z"/>
              <w:rFonts w:eastAsiaTheme="minorEastAsia"/>
              <w:noProof/>
              <w:lang w:eastAsia="es-AR"/>
            </w:rPr>
          </w:pPr>
          <w:ins w:id="6"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"_Toc9000857"</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Introducción</w:t>
            </w:r>
            <w:r>
              <w:rPr>
                <w:noProof/>
                <w:webHidden/>
              </w:rPr>
              <w:tab/>
            </w:r>
            <w:r>
              <w:rPr>
                <w:noProof/>
                <w:webHidden/>
              </w:rPr>
              <w:fldChar w:fldCharType="begin"/>
            </w:r>
            <w:r>
              <w:rPr>
                <w:noProof/>
                <w:webHidden/>
              </w:rPr>
              <w:instrText xml:space="preserve"> PAGEREF _Toc9000857 \h </w:instrText>
            </w:r>
            <w:r>
              <w:rPr>
                <w:noProof/>
                <w:webHidden/>
              </w:rPr>
            </w:r>
          </w:ins>
          <w:r>
            <w:rPr>
              <w:noProof/>
              <w:webHidden/>
            </w:rPr>
            <w:fldChar w:fldCharType="separate"/>
          </w:r>
          <w:ins w:id="7" w:author="Gonzalo Pedrotti" w:date="2019-05-17T15:54:00Z">
            <w:r>
              <w:rPr>
                <w:noProof/>
                <w:webHidden/>
              </w:rPr>
              <w:t>4</w:t>
            </w:r>
            <w:r>
              <w:rPr>
                <w:noProof/>
                <w:webHidden/>
              </w:rPr>
              <w:fldChar w:fldCharType="end"/>
            </w:r>
            <w:r w:rsidRPr="00FD3CB6">
              <w:rPr>
                <w:rStyle w:val="Hipervnculo"/>
                <w:noProof/>
              </w:rPr>
              <w:fldChar w:fldCharType="end"/>
            </w:r>
          </w:ins>
        </w:p>
        <w:p w14:paraId="10509987" w14:textId="327712D7" w:rsidR="002F72F1" w:rsidRDefault="002F72F1">
          <w:pPr>
            <w:pStyle w:val="TDC1"/>
            <w:tabs>
              <w:tab w:val="right" w:leader="dot" w:pos="8828"/>
            </w:tabs>
            <w:rPr>
              <w:ins w:id="8" w:author="Gonzalo Pedrotti" w:date="2019-05-17T15:54:00Z"/>
              <w:rFonts w:eastAsiaTheme="minorEastAsia"/>
              <w:noProof/>
              <w:lang w:eastAsia="es-AR"/>
            </w:rPr>
          </w:pPr>
          <w:ins w:id="9"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"_Toc9000858"</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Regiones Geográficas y Zonas de Cultivos en Argentina</w:t>
            </w:r>
            <w:r>
              <w:rPr>
                <w:noProof/>
                <w:webHidden/>
              </w:rPr>
              <w:tab/>
            </w:r>
            <w:r>
              <w:rPr>
                <w:noProof/>
                <w:webHidden/>
              </w:rPr>
              <w:fldChar w:fldCharType="begin"/>
            </w:r>
            <w:r>
              <w:rPr>
                <w:noProof/>
                <w:webHidden/>
              </w:rPr>
              <w:instrText xml:space="preserve"> PAGEREF _Toc9000858 \h </w:instrText>
            </w:r>
            <w:r>
              <w:rPr>
                <w:noProof/>
                <w:webHidden/>
              </w:rPr>
            </w:r>
          </w:ins>
          <w:r>
            <w:rPr>
              <w:noProof/>
              <w:webHidden/>
            </w:rPr>
            <w:fldChar w:fldCharType="separate"/>
          </w:r>
          <w:ins w:id="10" w:author="Gonzalo Pedrotti" w:date="2019-05-17T15:54:00Z">
            <w:r>
              <w:rPr>
                <w:noProof/>
                <w:webHidden/>
              </w:rPr>
              <w:t>4</w:t>
            </w:r>
            <w:r>
              <w:rPr>
                <w:noProof/>
                <w:webHidden/>
              </w:rPr>
              <w:fldChar w:fldCharType="end"/>
            </w:r>
            <w:r w:rsidRPr="00FD3CB6">
              <w:rPr>
                <w:rStyle w:val="Hipervnculo"/>
                <w:noProof/>
              </w:rPr>
              <w:fldChar w:fldCharType="end"/>
            </w:r>
          </w:ins>
        </w:p>
        <w:p w14:paraId="7F1E83AA" w14:textId="482DA407" w:rsidR="002F72F1" w:rsidRDefault="002F72F1">
          <w:pPr>
            <w:pStyle w:val="TDC2"/>
            <w:tabs>
              <w:tab w:val="right" w:leader="dot" w:pos="8828"/>
            </w:tabs>
            <w:rPr>
              <w:ins w:id="11" w:author="Gonzalo Pedrotti" w:date="2019-05-17T15:54:00Z"/>
              <w:rFonts w:eastAsiaTheme="minorEastAsia"/>
              <w:noProof/>
              <w:lang w:eastAsia="es-AR"/>
            </w:rPr>
          </w:pPr>
          <w:ins w:id="12"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"_Toc9000859"</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Zona de clima templado</w:t>
            </w:r>
            <w:r>
              <w:rPr>
                <w:noProof/>
                <w:webHidden/>
              </w:rPr>
              <w:tab/>
            </w:r>
            <w:r>
              <w:rPr>
                <w:noProof/>
                <w:webHidden/>
              </w:rPr>
              <w:fldChar w:fldCharType="begin"/>
            </w:r>
            <w:r>
              <w:rPr>
                <w:noProof/>
                <w:webHidden/>
              </w:rPr>
              <w:instrText xml:space="preserve"> PAGEREF _Toc9000859 \h </w:instrText>
            </w:r>
            <w:r>
              <w:rPr>
                <w:noProof/>
                <w:webHidden/>
              </w:rPr>
            </w:r>
          </w:ins>
          <w:r>
            <w:rPr>
              <w:noProof/>
              <w:webHidden/>
            </w:rPr>
            <w:fldChar w:fldCharType="separate"/>
          </w:r>
          <w:ins w:id="13" w:author="Gonzalo Pedrotti" w:date="2019-05-17T15:54:00Z">
            <w:r>
              <w:rPr>
                <w:noProof/>
                <w:webHidden/>
              </w:rPr>
              <w:t>5</w:t>
            </w:r>
            <w:r>
              <w:rPr>
                <w:noProof/>
                <w:webHidden/>
              </w:rPr>
              <w:fldChar w:fldCharType="end"/>
            </w:r>
            <w:r w:rsidRPr="00FD3CB6">
              <w:rPr>
                <w:rStyle w:val="Hipervnculo"/>
                <w:noProof/>
              </w:rPr>
              <w:fldChar w:fldCharType="end"/>
            </w:r>
          </w:ins>
        </w:p>
        <w:p w14:paraId="50AE16BB" w14:textId="55F21CDB" w:rsidR="002F72F1" w:rsidRDefault="002F72F1">
          <w:pPr>
            <w:pStyle w:val="TDC2"/>
            <w:tabs>
              <w:tab w:val="right" w:leader="dot" w:pos="8828"/>
            </w:tabs>
            <w:rPr>
              <w:ins w:id="14" w:author="Gonzalo Pedrotti" w:date="2019-05-17T15:54:00Z"/>
              <w:rFonts w:eastAsiaTheme="minorEastAsia"/>
              <w:noProof/>
              <w:lang w:eastAsia="es-AR"/>
            </w:rPr>
          </w:pPr>
          <w:ins w:id="15"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"_Toc9000860"</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Zona de clima subtropical</w:t>
            </w:r>
            <w:r>
              <w:rPr>
                <w:noProof/>
                <w:webHidden/>
              </w:rPr>
              <w:tab/>
            </w:r>
            <w:r>
              <w:rPr>
                <w:noProof/>
                <w:webHidden/>
              </w:rPr>
              <w:fldChar w:fldCharType="begin"/>
            </w:r>
            <w:r>
              <w:rPr>
                <w:noProof/>
                <w:webHidden/>
              </w:rPr>
              <w:instrText xml:space="preserve"> PAGEREF _Toc9000860 \h </w:instrText>
            </w:r>
            <w:r>
              <w:rPr>
                <w:noProof/>
                <w:webHidden/>
              </w:rPr>
            </w:r>
          </w:ins>
          <w:r>
            <w:rPr>
              <w:noProof/>
              <w:webHidden/>
            </w:rPr>
            <w:fldChar w:fldCharType="separate"/>
          </w:r>
          <w:ins w:id="16" w:author="Gonzalo Pedrotti" w:date="2019-05-17T15:54:00Z">
            <w:r>
              <w:rPr>
                <w:noProof/>
                <w:webHidden/>
              </w:rPr>
              <w:t>5</w:t>
            </w:r>
            <w:r>
              <w:rPr>
                <w:noProof/>
                <w:webHidden/>
              </w:rPr>
              <w:fldChar w:fldCharType="end"/>
            </w:r>
            <w:r w:rsidRPr="00FD3CB6">
              <w:rPr>
                <w:rStyle w:val="Hipervnculo"/>
                <w:noProof/>
              </w:rPr>
              <w:fldChar w:fldCharType="end"/>
            </w:r>
          </w:ins>
        </w:p>
        <w:p w14:paraId="41AAD515" w14:textId="79248E55" w:rsidR="002F72F1" w:rsidRDefault="002F72F1">
          <w:pPr>
            <w:pStyle w:val="TDC2"/>
            <w:tabs>
              <w:tab w:val="right" w:leader="dot" w:pos="8828"/>
            </w:tabs>
            <w:rPr>
              <w:ins w:id="17" w:author="Gonzalo Pedrotti" w:date="2019-05-17T15:54:00Z"/>
              <w:rFonts w:eastAsiaTheme="minorEastAsia"/>
              <w:noProof/>
              <w:lang w:eastAsia="es-AR"/>
            </w:rPr>
          </w:pPr>
          <w:ins w:id="18"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"_Toc9000861"</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Zona de Clima Árido</w:t>
            </w:r>
            <w:r>
              <w:rPr>
                <w:noProof/>
                <w:webHidden/>
              </w:rPr>
              <w:tab/>
            </w:r>
            <w:r>
              <w:rPr>
                <w:noProof/>
                <w:webHidden/>
              </w:rPr>
              <w:fldChar w:fldCharType="begin"/>
            </w:r>
            <w:r>
              <w:rPr>
                <w:noProof/>
                <w:webHidden/>
              </w:rPr>
              <w:instrText xml:space="preserve"> PAGEREF _Toc9000861 \h </w:instrText>
            </w:r>
            <w:r>
              <w:rPr>
                <w:noProof/>
                <w:webHidden/>
              </w:rPr>
            </w:r>
          </w:ins>
          <w:r>
            <w:rPr>
              <w:noProof/>
              <w:webHidden/>
            </w:rPr>
            <w:fldChar w:fldCharType="separate"/>
          </w:r>
          <w:ins w:id="19" w:author="Gonzalo Pedrotti" w:date="2019-05-17T15:54:00Z">
            <w:r>
              <w:rPr>
                <w:noProof/>
                <w:webHidden/>
              </w:rPr>
              <w:t>5</w:t>
            </w:r>
            <w:r>
              <w:rPr>
                <w:noProof/>
                <w:webHidden/>
              </w:rPr>
              <w:fldChar w:fldCharType="end"/>
            </w:r>
            <w:r w:rsidRPr="00FD3CB6">
              <w:rPr>
                <w:rStyle w:val="Hipervnculo"/>
                <w:noProof/>
              </w:rPr>
              <w:fldChar w:fldCharType="end"/>
            </w:r>
          </w:ins>
        </w:p>
        <w:p w14:paraId="51BD559A" w14:textId="75A9A015" w:rsidR="002F72F1" w:rsidRDefault="002F72F1">
          <w:pPr>
            <w:pStyle w:val="TDC1"/>
            <w:tabs>
              <w:tab w:val="right" w:leader="dot" w:pos="8828"/>
            </w:tabs>
            <w:rPr>
              <w:ins w:id="20" w:author="Gonzalo Pedrotti" w:date="2019-05-17T15:54:00Z"/>
              <w:rFonts w:eastAsiaTheme="minorEastAsia"/>
              <w:noProof/>
              <w:lang w:eastAsia="es-AR"/>
            </w:rPr>
          </w:pPr>
          <w:ins w:id="21"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"_Toc9000862"</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Laboreos o actividades en la agricultura</w:t>
            </w:r>
            <w:r>
              <w:rPr>
                <w:noProof/>
                <w:webHidden/>
              </w:rPr>
              <w:tab/>
            </w:r>
            <w:r>
              <w:rPr>
                <w:noProof/>
                <w:webHidden/>
              </w:rPr>
              <w:fldChar w:fldCharType="begin"/>
            </w:r>
            <w:r>
              <w:rPr>
                <w:noProof/>
                <w:webHidden/>
              </w:rPr>
              <w:instrText xml:space="preserve"> PAGEREF _Toc9000862 \h </w:instrText>
            </w:r>
            <w:r>
              <w:rPr>
                <w:noProof/>
                <w:webHidden/>
              </w:rPr>
            </w:r>
          </w:ins>
          <w:r>
            <w:rPr>
              <w:noProof/>
              <w:webHidden/>
            </w:rPr>
            <w:fldChar w:fldCharType="separate"/>
          </w:r>
          <w:ins w:id="22" w:author="Gonzalo Pedrotti" w:date="2019-05-17T15:54:00Z">
            <w:r>
              <w:rPr>
                <w:noProof/>
                <w:webHidden/>
              </w:rPr>
              <w:t>6</w:t>
            </w:r>
            <w:r>
              <w:rPr>
                <w:noProof/>
                <w:webHidden/>
              </w:rPr>
              <w:fldChar w:fldCharType="end"/>
            </w:r>
            <w:r w:rsidRPr="00FD3CB6">
              <w:rPr>
                <w:rStyle w:val="Hipervnculo"/>
                <w:noProof/>
              </w:rPr>
              <w:fldChar w:fldCharType="end"/>
            </w:r>
          </w:ins>
        </w:p>
        <w:p w14:paraId="6789E004" w14:textId="3E94CA35" w:rsidR="002F72F1" w:rsidRDefault="002F72F1">
          <w:pPr>
            <w:pStyle w:val="TDC2"/>
            <w:tabs>
              <w:tab w:val="right" w:leader="dot" w:pos="8828"/>
            </w:tabs>
            <w:rPr>
              <w:ins w:id="23" w:author="Gonzalo Pedrotti" w:date="2019-05-17T15:54:00Z"/>
              <w:rFonts w:eastAsiaTheme="minorEastAsia"/>
              <w:noProof/>
              <w:lang w:eastAsia="es-AR"/>
            </w:rPr>
          </w:pPr>
          <w:ins w:id="24"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"_Toc9000863"</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Siembra</w:t>
            </w:r>
            <w:r>
              <w:rPr>
                <w:noProof/>
                <w:webHidden/>
              </w:rPr>
              <w:tab/>
            </w:r>
            <w:r>
              <w:rPr>
                <w:noProof/>
                <w:webHidden/>
              </w:rPr>
              <w:fldChar w:fldCharType="begin"/>
            </w:r>
            <w:r>
              <w:rPr>
                <w:noProof/>
                <w:webHidden/>
              </w:rPr>
              <w:instrText xml:space="preserve"> PAGEREF _Toc9000863 \h </w:instrText>
            </w:r>
            <w:r>
              <w:rPr>
                <w:noProof/>
                <w:webHidden/>
              </w:rPr>
            </w:r>
          </w:ins>
          <w:r>
            <w:rPr>
              <w:noProof/>
              <w:webHidden/>
            </w:rPr>
            <w:fldChar w:fldCharType="separate"/>
          </w:r>
          <w:ins w:id="25" w:author="Gonzalo Pedrotti" w:date="2019-05-17T15:54:00Z">
            <w:r>
              <w:rPr>
                <w:noProof/>
                <w:webHidden/>
              </w:rPr>
              <w:t>6</w:t>
            </w:r>
            <w:r>
              <w:rPr>
                <w:noProof/>
                <w:webHidden/>
              </w:rPr>
              <w:fldChar w:fldCharType="end"/>
            </w:r>
            <w:r w:rsidRPr="00FD3CB6">
              <w:rPr>
                <w:rStyle w:val="Hipervnculo"/>
                <w:noProof/>
              </w:rPr>
              <w:fldChar w:fldCharType="end"/>
            </w:r>
          </w:ins>
        </w:p>
        <w:p w14:paraId="2F63E8F3" w14:textId="478A71DA" w:rsidR="002F72F1" w:rsidRDefault="002F72F1">
          <w:pPr>
            <w:pStyle w:val="TDC2"/>
            <w:tabs>
              <w:tab w:val="right" w:leader="dot" w:pos="8828"/>
            </w:tabs>
            <w:rPr>
              <w:ins w:id="26" w:author="Gonzalo Pedrotti" w:date="2019-05-17T15:54:00Z"/>
              <w:rFonts w:eastAsiaTheme="minorEastAsia"/>
              <w:noProof/>
              <w:lang w:eastAsia="es-AR"/>
            </w:rPr>
          </w:pPr>
          <w:ins w:id="27"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"_Toc9000864"</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Fertilización o Abonado</w:t>
            </w:r>
            <w:r>
              <w:rPr>
                <w:noProof/>
                <w:webHidden/>
              </w:rPr>
              <w:tab/>
            </w:r>
            <w:r>
              <w:rPr>
                <w:noProof/>
                <w:webHidden/>
              </w:rPr>
              <w:fldChar w:fldCharType="begin"/>
            </w:r>
            <w:r>
              <w:rPr>
                <w:noProof/>
                <w:webHidden/>
              </w:rPr>
              <w:instrText xml:space="preserve"> PAGEREF _Toc9000864 \h </w:instrText>
            </w:r>
            <w:r>
              <w:rPr>
                <w:noProof/>
                <w:webHidden/>
              </w:rPr>
            </w:r>
          </w:ins>
          <w:r>
            <w:rPr>
              <w:noProof/>
              <w:webHidden/>
            </w:rPr>
            <w:fldChar w:fldCharType="separate"/>
          </w:r>
          <w:ins w:id="28" w:author="Gonzalo Pedrotti" w:date="2019-05-17T15:54:00Z">
            <w:r>
              <w:rPr>
                <w:noProof/>
                <w:webHidden/>
              </w:rPr>
              <w:t>6</w:t>
            </w:r>
            <w:r>
              <w:rPr>
                <w:noProof/>
                <w:webHidden/>
              </w:rPr>
              <w:fldChar w:fldCharType="end"/>
            </w:r>
            <w:r w:rsidRPr="00FD3CB6">
              <w:rPr>
                <w:rStyle w:val="Hipervnculo"/>
                <w:noProof/>
              </w:rPr>
              <w:fldChar w:fldCharType="end"/>
            </w:r>
          </w:ins>
        </w:p>
        <w:p w14:paraId="26EC708B" w14:textId="4C2A4FC0" w:rsidR="002F72F1" w:rsidRDefault="002F72F1">
          <w:pPr>
            <w:pStyle w:val="TDC2"/>
            <w:tabs>
              <w:tab w:val="right" w:leader="dot" w:pos="8828"/>
            </w:tabs>
            <w:rPr>
              <w:ins w:id="29" w:author="Gonzalo Pedrotti" w:date="2019-05-17T15:54:00Z"/>
              <w:rFonts w:eastAsiaTheme="minorEastAsia"/>
              <w:noProof/>
              <w:lang w:eastAsia="es-AR"/>
            </w:rPr>
          </w:pPr>
          <w:ins w:id="30"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"_Toc9000865"</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Fumigación</w:t>
            </w:r>
            <w:r>
              <w:rPr>
                <w:noProof/>
                <w:webHidden/>
              </w:rPr>
              <w:tab/>
            </w:r>
            <w:r>
              <w:rPr>
                <w:noProof/>
                <w:webHidden/>
              </w:rPr>
              <w:fldChar w:fldCharType="begin"/>
            </w:r>
            <w:r>
              <w:rPr>
                <w:noProof/>
                <w:webHidden/>
              </w:rPr>
              <w:instrText xml:space="preserve"> PAGEREF _Toc9000865 \h </w:instrText>
            </w:r>
            <w:r>
              <w:rPr>
                <w:noProof/>
                <w:webHidden/>
              </w:rPr>
            </w:r>
          </w:ins>
          <w:r>
            <w:rPr>
              <w:noProof/>
              <w:webHidden/>
            </w:rPr>
            <w:fldChar w:fldCharType="separate"/>
          </w:r>
          <w:ins w:id="31" w:author="Gonzalo Pedrotti" w:date="2019-05-17T15:54:00Z">
            <w:r>
              <w:rPr>
                <w:noProof/>
                <w:webHidden/>
              </w:rPr>
              <w:t>7</w:t>
            </w:r>
            <w:r>
              <w:rPr>
                <w:noProof/>
                <w:webHidden/>
              </w:rPr>
              <w:fldChar w:fldCharType="end"/>
            </w:r>
            <w:r w:rsidRPr="00FD3CB6">
              <w:rPr>
                <w:rStyle w:val="Hipervnculo"/>
                <w:noProof/>
              </w:rPr>
              <w:fldChar w:fldCharType="end"/>
            </w:r>
          </w:ins>
        </w:p>
        <w:p w14:paraId="57A65C29" w14:textId="770E7180" w:rsidR="002F72F1" w:rsidRDefault="002F72F1">
          <w:pPr>
            <w:pStyle w:val="TDC2"/>
            <w:tabs>
              <w:tab w:val="right" w:leader="dot" w:pos="8828"/>
            </w:tabs>
            <w:rPr>
              <w:ins w:id="32" w:author="Gonzalo Pedrotti" w:date="2019-05-17T15:54:00Z"/>
              <w:rFonts w:eastAsiaTheme="minorEastAsia"/>
              <w:noProof/>
              <w:lang w:eastAsia="es-AR"/>
            </w:rPr>
          </w:pPr>
          <w:ins w:id="33"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"_Toc9000866"</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Cosecha</w:t>
            </w:r>
            <w:r>
              <w:rPr>
                <w:noProof/>
                <w:webHidden/>
              </w:rPr>
              <w:tab/>
            </w:r>
            <w:r>
              <w:rPr>
                <w:noProof/>
                <w:webHidden/>
              </w:rPr>
              <w:fldChar w:fldCharType="begin"/>
            </w:r>
            <w:r>
              <w:rPr>
                <w:noProof/>
                <w:webHidden/>
              </w:rPr>
              <w:instrText xml:space="preserve"> PAGEREF _Toc9000866 \h </w:instrText>
            </w:r>
            <w:r>
              <w:rPr>
                <w:noProof/>
                <w:webHidden/>
              </w:rPr>
            </w:r>
          </w:ins>
          <w:r>
            <w:rPr>
              <w:noProof/>
              <w:webHidden/>
            </w:rPr>
            <w:fldChar w:fldCharType="separate"/>
          </w:r>
          <w:ins w:id="34" w:author="Gonzalo Pedrotti" w:date="2019-05-17T15:54:00Z">
            <w:r>
              <w:rPr>
                <w:noProof/>
                <w:webHidden/>
              </w:rPr>
              <w:t>7</w:t>
            </w:r>
            <w:r>
              <w:rPr>
                <w:noProof/>
                <w:webHidden/>
              </w:rPr>
              <w:fldChar w:fldCharType="end"/>
            </w:r>
            <w:r w:rsidRPr="00FD3CB6">
              <w:rPr>
                <w:rStyle w:val="Hipervnculo"/>
                <w:noProof/>
              </w:rPr>
              <w:fldChar w:fldCharType="end"/>
            </w:r>
          </w:ins>
        </w:p>
        <w:p w14:paraId="242A7EAB" w14:textId="571C6197" w:rsidR="002F72F1" w:rsidRDefault="002F72F1">
          <w:pPr>
            <w:pStyle w:val="TDC2"/>
            <w:tabs>
              <w:tab w:val="right" w:leader="dot" w:pos="8828"/>
            </w:tabs>
            <w:rPr>
              <w:ins w:id="35" w:author="Gonzalo Pedrotti" w:date="2019-05-17T15:54:00Z"/>
              <w:rFonts w:eastAsiaTheme="minorEastAsia"/>
              <w:noProof/>
              <w:lang w:eastAsia="es-AR"/>
            </w:rPr>
          </w:pPr>
          <w:ins w:id="36"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"_Toc9000867"</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Arado</w:t>
            </w:r>
            <w:r>
              <w:rPr>
                <w:noProof/>
                <w:webHidden/>
              </w:rPr>
              <w:tab/>
            </w:r>
            <w:r>
              <w:rPr>
                <w:noProof/>
                <w:webHidden/>
              </w:rPr>
              <w:fldChar w:fldCharType="begin"/>
            </w:r>
            <w:r>
              <w:rPr>
                <w:noProof/>
                <w:webHidden/>
              </w:rPr>
              <w:instrText xml:space="preserve"> PAGEREF _Toc9000867 \h </w:instrText>
            </w:r>
            <w:r>
              <w:rPr>
                <w:noProof/>
                <w:webHidden/>
              </w:rPr>
            </w:r>
          </w:ins>
          <w:r>
            <w:rPr>
              <w:noProof/>
              <w:webHidden/>
            </w:rPr>
            <w:fldChar w:fldCharType="separate"/>
          </w:r>
          <w:ins w:id="37" w:author="Gonzalo Pedrotti" w:date="2019-05-17T15:54:00Z">
            <w:r>
              <w:rPr>
                <w:noProof/>
                <w:webHidden/>
              </w:rPr>
              <w:t>8</w:t>
            </w:r>
            <w:r>
              <w:rPr>
                <w:noProof/>
                <w:webHidden/>
              </w:rPr>
              <w:fldChar w:fldCharType="end"/>
            </w:r>
            <w:r w:rsidRPr="00FD3CB6">
              <w:rPr>
                <w:rStyle w:val="Hipervnculo"/>
                <w:noProof/>
              </w:rPr>
              <w:fldChar w:fldCharType="end"/>
            </w:r>
          </w:ins>
        </w:p>
        <w:p w14:paraId="0D4A1D92" w14:textId="650ABDD9" w:rsidR="002F72F1" w:rsidRDefault="002F72F1">
          <w:pPr>
            <w:pStyle w:val="TDC2"/>
            <w:tabs>
              <w:tab w:val="right" w:leader="dot" w:pos="8828"/>
            </w:tabs>
            <w:rPr>
              <w:ins w:id="38" w:author="Gonzalo Pedrotti" w:date="2019-05-17T15:54:00Z"/>
              <w:rFonts w:eastAsiaTheme="minorEastAsia"/>
              <w:noProof/>
              <w:lang w:eastAsia="es-AR"/>
            </w:rPr>
          </w:pPr>
          <w:ins w:id="39"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"_Toc9000868"</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Riego</w:t>
            </w:r>
            <w:r>
              <w:rPr>
                <w:noProof/>
                <w:webHidden/>
              </w:rPr>
              <w:tab/>
            </w:r>
            <w:r>
              <w:rPr>
                <w:noProof/>
                <w:webHidden/>
              </w:rPr>
              <w:fldChar w:fldCharType="begin"/>
            </w:r>
            <w:r>
              <w:rPr>
                <w:noProof/>
                <w:webHidden/>
              </w:rPr>
              <w:instrText xml:space="preserve"> PAGEREF _Toc9000868 \h </w:instrText>
            </w:r>
            <w:r>
              <w:rPr>
                <w:noProof/>
                <w:webHidden/>
              </w:rPr>
            </w:r>
          </w:ins>
          <w:r>
            <w:rPr>
              <w:noProof/>
              <w:webHidden/>
            </w:rPr>
            <w:fldChar w:fldCharType="separate"/>
          </w:r>
          <w:ins w:id="40" w:author="Gonzalo Pedrotti" w:date="2019-05-17T15:54:00Z">
            <w:r>
              <w:rPr>
                <w:noProof/>
                <w:webHidden/>
              </w:rPr>
              <w:t>9</w:t>
            </w:r>
            <w:r>
              <w:rPr>
                <w:noProof/>
                <w:webHidden/>
              </w:rPr>
              <w:fldChar w:fldCharType="end"/>
            </w:r>
            <w:r w:rsidRPr="00FD3CB6">
              <w:rPr>
                <w:rStyle w:val="Hipervnculo"/>
                <w:noProof/>
              </w:rPr>
              <w:fldChar w:fldCharType="end"/>
            </w:r>
          </w:ins>
        </w:p>
        <w:p w14:paraId="6F5D2D66" w14:textId="4F20BC15" w:rsidR="002F72F1" w:rsidRDefault="002F72F1">
          <w:pPr>
            <w:pStyle w:val="TDC2"/>
            <w:tabs>
              <w:tab w:val="right" w:leader="dot" w:pos="8828"/>
            </w:tabs>
            <w:rPr>
              <w:ins w:id="41" w:author="Gonzalo Pedrotti" w:date="2019-05-17T15:54:00Z"/>
              <w:rFonts w:eastAsiaTheme="minorEastAsia"/>
              <w:noProof/>
              <w:lang w:eastAsia="es-AR"/>
            </w:rPr>
          </w:pPr>
          <w:ins w:id="42"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"_Toc9000869"</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Almacenamiento de Cereales</w:t>
            </w:r>
            <w:r>
              <w:rPr>
                <w:noProof/>
                <w:webHidden/>
              </w:rPr>
              <w:tab/>
            </w:r>
            <w:r>
              <w:rPr>
                <w:noProof/>
                <w:webHidden/>
              </w:rPr>
              <w:fldChar w:fldCharType="begin"/>
            </w:r>
            <w:r>
              <w:rPr>
                <w:noProof/>
                <w:webHidden/>
              </w:rPr>
              <w:instrText xml:space="preserve"> PAGEREF _Toc9000869 \h </w:instrText>
            </w:r>
            <w:r>
              <w:rPr>
                <w:noProof/>
                <w:webHidden/>
              </w:rPr>
            </w:r>
          </w:ins>
          <w:r>
            <w:rPr>
              <w:noProof/>
              <w:webHidden/>
            </w:rPr>
            <w:fldChar w:fldCharType="separate"/>
          </w:r>
          <w:ins w:id="43" w:author="Gonzalo Pedrotti" w:date="2019-05-17T15:54:00Z">
            <w:r>
              <w:rPr>
                <w:noProof/>
                <w:webHidden/>
              </w:rPr>
              <w:t>9</w:t>
            </w:r>
            <w:r>
              <w:rPr>
                <w:noProof/>
                <w:webHidden/>
              </w:rPr>
              <w:fldChar w:fldCharType="end"/>
            </w:r>
            <w:r w:rsidRPr="00FD3CB6">
              <w:rPr>
                <w:rStyle w:val="Hipervnculo"/>
                <w:noProof/>
              </w:rPr>
              <w:fldChar w:fldCharType="end"/>
            </w:r>
          </w:ins>
        </w:p>
        <w:p w14:paraId="64A38735" w14:textId="072A2C6F" w:rsidR="002F72F1" w:rsidRDefault="002F72F1">
          <w:pPr>
            <w:pStyle w:val="TDC2"/>
            <w:tabs>
              <w:tab w:val="right" w:leader="dot" w:pos="8828"/>
            </w:tabs>
            <w:rPr>
              <w:ins w:id="44" w:author="Gonzalo Pedrotti" w:date="2019-05-17T15:54:00Z"/>
              <w:rFonts w:eastAsiaTheme="minorEastAsia"/>
              <w:noProof/>
              <w:lang w:eastAsia="es-AR"/>
            </w:rPr>
          </w:pPr>
          <w:ins w:id="45"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"_Toc9000870"</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Rotación de cultivos</w:t>
            </w:r>
            <w:r>
              <w:rPr>
                <w:noProof/>
                <w:webHidden/>
              </w:rPr>
              <w:tab/>
            </w:r>
            <w:r>
              <w:rPr>
                <w:noProof/>
                <w:webHidden/>
              </w:rPr>
              <w:fldChar w:fldCharType="begin"/>
            </w:r>
            <w:r>
              <w:rPr>
                <w:noProof/>
                <w:webHidden/>
              </w:rPr>
              <w:instrText xml:space="preserve"> PAGEREF _Toc9000870 \h </w:instrText>
            </w:r>
            <w:r>
              <w:rPr>
                <w:noProof/>
                <w:webHidden/>
              </w:rPr>
            </w:r>
          </w:ins>
          <w:r>
            <w:rPr>
              <w:noProof/>
              <w:webHidden/>
            </w:rPr>
            <w:fldChar w:fldCharType="separate"/>
          </w:r>
          <w:ins w:id="46" w:author="Gonzalo Pedrotti" w:date="2019-05-17T15:54:00Z">
            <w:r>
              <w:rPr>
                <w:noProof/>
                <w:webHidden/>
              </w:rPr>
              <w:t>10</w:t>
            </w:r>
            <w:r>
              <w:rPr>
                <w:noProof/>
                <w:webHidden/>
              </w:rPr>
              <w:fldChar w:fldCharType="end"/>
            </w:r>
            <w:r w:rsidRPr="00FD3CB6">
              <w:rPr>
                <w:rStyle w:val="Hipervnculo"/>
                <w:noProof/>
              </w:rPr>
              <w:fldChar w:fldCharType="end"/>
            </w:r>
          </w:ins>
        </w:p>
        <w:p w14:paraId="7086DE7B" w14:textId="238CBE31" w:rsidR="002F72F1" w:rsidRDefault="002F72F1">
          <w:pPr>
            <w:pStyle w:val="TDC2"/>
            <w:tabs>
              <w:tab w:val="right" w:leader="dot" w:pos="8828"/>
            </w:tabs>
            <w:rPr>
              <w:ins w:id="47" w:author="Gonzalo Pedrotti" w:date="2019-05-17T15:54:00Z"/>
              <w:rFonts w:eastAsiaTheme="minorEastAsia"/>
              <w:noProof/>
              <w:lang w:eastAsia="es-AR"/>
            </w:rPr>
          </w:pPr>
          <w:ins w:id="48"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"_Toc9000871"</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Venta y Distribución</w:t>
            </w:r>
            <w:r>
              <w:rPr>
                <w:noProof/>
                <w:webHidden/>
              </w:rPr>
              <w:tab/>
            </w:r>
            <w:r>
              <w:rPr>
                <w:noProof/>
                <w:webHidden/>
              </w:rPr>
              <w:fldChar w:fldCharType="begin"/>
            </w:r>
            <w:r>
              <w:rPr>
                <w:noProof/>
                <w:webHidden/>
              </w:rPr>
              <w:instrText xml:space="preserve"> PAGEREF _Toc9000871 \h </w:instrText>
            </w:r>
            <w:r>
              <w:rPr>
                <w:noProof/>
                <w:webHidden/>
              </w:rPr>
            </w:r>
          </w:ins>
          <w:r>
            <w:rPr>
              <w:noProof/>
              <w:webHidden/>
            </w:rPr>
            <w:fldChar w:fldCharType="separate"/>
          </w:r>
          <w:ins w:id="49" w:author="Gonzalo Pedrotti" w:date="2019-05-17T15:54:00Z">
            <w:r>
              <w:rPr>
                <w:noProof/>
                <w:webHidden/>
              </w:rPr>
              <w:t>10</w:t>
            </w:r>
            <w:r>
              <w:rPr>
                <w:noProof/>
                <w:webHidden/>
              </w:rPr>
              <w:fldChar w:fldCharType="end"/>
            </w:r>
            <w:r w:rsidRPr="00FD3CB6">
              <w:rPr>
                <w:rStyle w:val="Hipervnculo"/>
                <w:noProof/>
              </w:rPr>
              <w:fldChar w:fldCharType="end"/>
            </w:r>
          </w:ins>
        </w:p>
        <w:p w14:paraId="011219E9" w14:textId="29AD202E" w:rsidR="002F72F1" w:rsidRDefault="002F72F1">
          <w:pPr>
            <w:pStyle w:val="TDC1"/>
            <w:tabs>
              <w:tab w:val="right" w:leader="dot" w:pos="8828"/>
            </w:tabs>
            <w:rPr>
              <w:ins w:id="50" w:author="Gonzalo Pedrotti" w:date="2019-05-17T15:54:00Z"/>
              <w:rFonts w:eastAsiaTheme="minorEastAsia"/>
              <w:noProof/>
              <w:lang w:eastAsia="es-AR"/>
            </w:rPr>
          </w:pPr>
          <w:ins w:id="51"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"_Toc9000872"</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Análisis FODA del Producto a desarrollar</w:t>
            </w:r>
            <w:r>
              <w:rPr>
                <w:noProof/>
                <w:webHidden/>
              </w:rPr>
              <w:tab/>
            </w:r>
            <w:r>
              <w:rPr>
                <w:noProof/>
                <w:webHidden/>
              </w:rPr>
              <w:fldChar w:fldCharType="begin"/>
            </w:r>
            <w:r>
              <w:rPr>
                <w:noProof/>
                <w:webHidden/>
              </w:rPr>
              <w:instrText xml:space="preserve"> PAGEREF _Toc9000872 \h </w:instrText>
            </w:r>
            <w:r>
              <w:rPr>
                <w:noProof/>
                <w:webHidden/>
              </w:rPr>
            </w:r>
          </w:ins>
          <w:r>
            <w:rPr>
              <w:noProof/>
              <w:webHidden/>
            </w:rPr>
            <w:fldChar w:fldCharType="separate"/>
          </w:r>
          <w:ins w:id="52" w:author="Gonzalo Pedrotti" w:date="2019-05-17T15:54:00Z">
            <w:r>
              <w:rPr>
                <w:noProof/>
                <w:webHidden/>
              </w:rPr>
              <w:t>11</w:t>
            </w:r>
            <w:r>
              <w:rPr>
                <w:noProof/>
                <w:webHidden/>
              </w:rPr>
              <w:fldChar w:fldCharType="end"/>
            </w:r>
            <w:r w:rsidRPr="00FD3CB6">
              <w:rPr>
                <w:rStyle w:val="Hipervnculo"/>
                <w:noProof/>
              </w:rPr>
              <w:fldChar w:fldCharType="end"/>
            </w:r>
          </w:ins>
        </w:p>
        <w:p w14:paraId="2E78B1A0" w14:textId="3C9E84A6" w:rsidR="002F72F1" w:rsidRDefault="002F72F1">
          <w:pPr>
            <w:pStyle w:val="TDC1"/>
            <w:tabs>
              <w:tab w:val="right" w:leader="dot" w:pos="8828"/>
            </w:tabs>
            <w:rPr>
              <w:ins w:id="53" w:author="Gonzalo Pedrotti" w:date="2019-05-17T15:54:00Z"/>
              <w:rFonts w:eastAsiaTheme="minorEastAsia"/>
              <w:noProof/>
              <w:lang w:eastAsia="es-AR"/>
            </w:rPr>
          </w:pPr>
          <w:ins w:id="54"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"_Toc9000873"</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Aplicaciones y/o sistemas similares</w:t>
            </w:r>
            <w:r>
              <w:rPr>
                <w:noProof/>
                <w:webHidden/>
              </w:rPr>
              <w:tab/>
            </w:r>
            <w:r>
              <w:rPr>
                <w:noProof/>
                <w:webHidden/>
              </w:rPr>
              <w:fldChar w:fldCharType="begin"/>
            </w:r>
            <w:r>
              <w:rPr>
                <w:noProof/>
                <w:webHidden/>
              </w:rPr>
              <w:instrText xml:space="preserve"> PAGEREF _Toc9000873 \h </w:instrText>
            </w:r>
            <w:r>
              <w:rPr>
                <w:noProof/>
                <w:webHidden/>
              </w:rPr>
            </w:r>
          </w:ins>
          <w:r>
            <w:rPr>
              <w:noProof/>
              <w:webHidden/>
            </w:rPr>
            <w:fldChar w:fldCharType="separate"/>
          </w:r>
          <w:ins w:id="55" w:author="Gonzalo Pedrotti" w:date="2019-05-17T15:54:00Z">
            <w:r>
              <w:rPr>
                <w:noProof/>
                <w:webHidden/>
              </w:rPr>
              <w:t>12</w:t>
            </w:r>
            <w:r>
              <w:rPr>
                <w:noProof/>
                <w:webHidden/>
              </w:rPr>
              <w:fldChar w:fldCharType="end"/>
            </w:r>
            <w:r w:rsidRPr="00FD3CB6">
              <w:rPr>
                <w:rStyle w:val="Hipervnculo"/>
                <w:noProof/>
              </w:rPr>
              <w:fldChar w:fldCharType="end"/>
            </w:r>
          </w:ins>
        </w:p>
        <w:p w14:paraId="67430085" w14:textId="70BFDEC9" w:rsidR="002F72F1" w:rsidRDefault="002F72F1">
          <w:pPr>
            <w:pStyle w:val="TDC1"/>
            <w:tabs>
              <w:tab w:val="right" w:leader="dot" w:pos="8828"/>
            </w:tabs>
            <w:rPr>
              <w:ins w:id="56" w:author="Gonzalo Pedrotti" w:date="2019-05-17T15:54:00Z"/>
              <w:rFonts w:eastAsiaTheme="minorEastAsia"/>
              <w:noProof/>
              <w:lang w:eastAsia="es-AR"/>
            </w:rPr>
          </w:pPr>
          <w:ins w:id="57"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"_Toc9000874"</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rPr>
              <w:t>Conclusiones</w:t>
            </w:r>
            <w:r>
              <w:rPr>
                <w:noProof/>
                <w:webHidden/>
              </w:rPr>
              <w:tab/>
            </w:r>
            <w:r>
              <w:rPr>
                <w:noProof/>
                <w:webHidden/>
              </w:rPr>
              <w:fldChar w:fldCharType="begin"/>
            </w:r>
            <w:r>
              <w:rPr>
                <w:noProof/>
                <w:webHidden/>
              </w:rPr>
              <w:instrText xml:space="preserve"> PAGEREF _Toc9000874 \h </w:instrText>
            </w:r>
            <w:r>
              <w:rPr>
                <w:noProof/>
                <w:webHidden/>
              </w:rPr>
            </w:r>
          </w:ins>
          <w:r>
            <w:rPr>
              <w:noProof/>
              <w:webHidden/>
            </w:rPr>
            <w:fldChar w:fldCharType="separate"/>
          </w:r>
          <w:ins w:id="58" w:author="Gonzalo Pedrotti" w:date="2019-05-17T15:54:00Z">
            <w:r>
              <w:rPr>
                <w:noProof/>
                <w:webHidden/>
              </w:rPr>
              <w:t>15</w:t>
            </w:r>
            <w:r>
              <w:rPr>
                <w:noProof/>
                <w:webHidden/>
              </w:rPr>
              <w:fldChar w:fldCharType="end"/>
            </w:r>
            <w:r w:rsidRPr="00FD3CB6">
              <w:rPr>
                <w:rStyle w:val="Hipervnculo"/>
                <w:noProof/>
              </w:rPr>
              <w:fldChar w:fldCharType="end"/>
            </w:r>
          </w:ins>
        </w:p>
        <w:p w14:paraId="1077D8E8" w14:textId="68B44C76" w:rsidR="002F72F1" w:rsidRDefault="002F72F1">
          <w:pPr>
            <w:pStyle w:val="TDC1"/>
            <w:tabs>
              <w:tab w:val="right" w:leader="dot" w:pos="8828"/>
            </w:tabs>
            <w:rPr>
              <w:ins w:id="59" w:author="Gonzalo Pedrotti" w:date="2019-05-17T15:54:00Z"/>
              <w:rFonts w:eastAsiaTheme="minorEastAsia"/>
              <w:noProof/>
              <w:lang w:eastAsia="es-AR"/>
            </w:rPr>
          </w:pPr>
          <w:ins w:id="60" w:author="Gonzalo Pedrotti" w:date="2019-05-17T15:54:00Z">
            <w:r w:rsidRPr="00FD3CB6">
              <w:rPr>
                <w:rStyle w:val="Hipervnculo"/>
                <w:noProof/>
              </w:rPr>
              <w:fldChar w:fldCharType="begin"/>
            </w:r>
            <w:r w:rsidRPr="00FD3CB6">
              <w:rPr>
                <w:rStyle w:val="Hipervnculo"/>
                <w:noProof/>
              </w:rPr>
              <w:instrText xml:space="preserve"> </w:instrText>
            </w:r>
            <w:r>
              <w:rPr>
                <w:noProof/>
              </w:rPr>
              <w:instrText>HYPERLINK \l "_Toc9000875"</w:instrText>
            </w:r>
            <w:r w:rsidRPr="00FD3CB6">
              <w:rPr>
                <w:rStyle w:val="Hipervnculo"/>
                <w:noProof/>
              </w:rPr>
              <w:instrText xml:space="preserve"> </w:instrText>
            </w:r>
            <w:r w:rsidRPr="00FD3CB6">
              <w:rPr>
                <w:rStyle w:val="Hipervnculo"/>
                <w:noProof/>
              </w:rPr>
            </w:r>
            <w:r w:rsidRPr="00FD3CB6">
              <w:rPr>
                <w:rStyle w:val="Hipervnculo"/>
                <w:noProof/>
              </w:rPr>
              <w:fldChar w:fldCharType="separate"/>
            </w:r>
            <w:r w:rsidRPr="00FD3CB6">
              <w:rPr>
                <w:rStyle w:val="Hipervnculo"/>
                <w:noProof/>
                <w:lang w:val="es-ES"/>
              </w:rPr>
              <w:t>Bibliog</w:t>
            </w:r>
            <w:r w:rsidRPr="00FD3CB6">
              <w:rPr>
                <w:rStyle w:val="Hipervnculo"/>
                <w:noProof/>
                <w:lang w:val="es-ES"/>
              </w:rPr>
              <w:t>r</w:t>
            </w:r>
            <w:r w:rsidRPr="00FD3CB6">
              <w:rPr>
                <w:rStyle w:val="Hipervnculo"/>
                <w:noProof/>
                <w:lang w:val="es-ES"/>
              </w:rPr>
              <w:t>afía</w:t>
            </w:r>
            <w:r>
              <w:rPr>
                <w:noProof/>
                <w:webHidden/>
              </w:rPr>
              <w:tab/>
            </w:r>
            <w:r>
              <w:rPr>
                <w:noProof/>
                <w:webHidden/>
              </w:rPr>
              <w:fldChar w:fldCharType="begin"/>
            </w:r>
            <w:r>
              <w:rPr>
                <w:noProof/>
                <w:webHidden/>
              </w:rPr>
              <w:instrText xml:space="preserve"> PAGEREF _Toc9000875 \h </w:instrText>
            </w:r>
            <w:r>
              <w:rPr>
                <w:noProof/>
                <w:webHidden/>
              </w:rPr>
            </w:r>
          </w:ins>
          <w:r>
            <w:rPr>
              <w:noProof/>
              <w:webHidden/>
            </w:rPr>
            <w:fldChar w:fldCharType="separate"/>
          </w:r>
          <w:ins w:id="61" w:author="Gonzalo Pedrotti" w:date="2019-05-17T15:54:00Z">
            <w:r>
              <w:rPr>
                <w:noProof/>
                <w:webHidden/>
              </w:rPr>
              <w:t>15</w:t>
            </w:r>
            <w:r>
              <w:rPr>
                <w:noProof/>
                <w:webHidden/>
              </w:rPr>
              <w:fldChar w:fldCharType="end"/>
            </w:r>
            <w:r w:rsidRPr="00FD3CB6">
              <w:rPr>
                <w:rStyle w:val="Hipervnculo"/>
                <w:noProof/>
              </w:rPr>
              <w:fldChar w:fldCharType="end"/>
            </w:r>
          </w:ins>
        </w:p>
        <w:p w14:paraId="086A3EA6" w14:textId="7B8F6C25" w:rsidR="00C161C3" w:rsidDel="007803FC" w:rsidRDefault="00C161C3">
          <w:pPr>
            <w:pStyle w:val="TDC1"/>
            <w:tabs>
              <w:tab w:val="right" w:leader="dot" w:pos="8828"/>
            </w:tabs>
            <w:rPr>
              <w:del w:id="62" w:author="Gonzalo Pedrotti" w:date="2019-05-17T11:44:00Z"/>
              <w:rFonts w:eastAsiaTheme="minorEastAsia"/>
              <w:noProof/>
              <w:lang w:eastAsia="es-AR"/>
            </w:rPr>
          </w:pPr>
          <w:del w:id="63" w:author="Gonzalo Pedrotti" w:date="2019-05-17T11:44:00Z">
            <w:r w:rsidRPr="007803FC" w:rsidDel="007803FC">
              <w:rPr>
                <w:noProof/>
                <w:rPrChange w:id="64" w:author="Gonzalo Pedrotti" w:date="2019-05-17T11:44:00Z">
                  <w:rPr>
                    <w:rStyle w:val="Hipervnculo"/>
                    <w:rFonts w:cstheme="minorHAnsi"/>
                    <w:noProof/>
                  </w:rPr>
                </w:rPrChange>
              </w:rPr>
              <w:delText>Panorama de la agricultura en argentina</w:delText>
            </w:r>
            <w:r w:rsidDel="007803FC">
              <w:rPr>
                <w:noProof/>
                <w:webHidden/>
              </w:rPr>
              <w:tab/>
              <w:delText>4</w:delText>
            </w:r>
          </w:del>
        </w:p>
        <w:p w14:paraId="6EF213A2" w14:textId="188DEF84" w:rsidR="00C161C3" w:rsidDel="007803FC" w:rsidRDefault="00C161C3">
          <w:pPr>
            <w:pStyle w:val="TDC2"/>
            <w:tabs>
              <w:tab w:val="right" w:leader="dot" w:pos="8828"/>
            </w:tabs>
            <w:rPr>
              <w:del w:id="65" w:author="Gonzalo Pedrotti" w:date="2019-05-17T11:44:00Z"/>
              <w:rFonts w:eastAsiaTheme="minorEastAsia"/>
              <w:noProof/>
              <w:lang w:eastAsia="es-AR"/>
            </w:rPr>
          </w:pPr>
          <w:del w:id="66" w:author="Gonzalo Pedrotti" w:date="2019-05-17T11:44:00Z">
            <w:r w:rsidRPr="007803FC" w:rsidDel="007803FC">
              <w:rPr>
                <w:noProof/>
                <w:rPrChange w:id="67" w:author="Gonzalo Pedrotti" w:date="2019-05-17T11:44:00Z">
                  <w:rPr>
                    <w:rStyle w:val="Hipervnculo"/>
                    <w:rFonts w:cstheme="minorHAnsi"/>
                    <w:noProof/>
                  </w:rPr>
                </w:rPrChange>
              </w:rPr>
              <w:delText>Introducción:</w:delText>
            </w:r>
            <w:r w:rsidDel="007803FC">
              <w:rPr>
                <w:noProof/>
                <w:webHidden/>
              </w:rPr>
              <w:tab/>
              <w:delText>4</w:delText>
            </w:r>
          </w:del>
        </w:p>
        <w:p w14:paraId="57E829EF" w14:textId="35FF5B3C" w:rsidR="00C161C3" w:rsidDel="007803FC" w:rsidRDefault="00C161C3">
          <w:pPr>
            <w:pStyle w:val="TDC2"/>
            <w:tabs>
              <w:tab w:val="right" w:leader="dot" w:pos="8828"/>
            </w:tabs>
            <w:rPr>
              <w:del w:id="68" w:author="Gonzalo Pedrotti" w:date="2019-05-17T11:44:00Z"/>
              <w:rFonts w:eastAsiaTheme="minorEastAsia"/>
              <w:noProof/>
              <w:lang w:eastAsia="es-AR"/>
            </w:rPr>
          </w:pPr>
          <w:del w:id="69" w:author="Gonzalo Pedrotti" w:date="2019-05-17T11:44:00Z">
            <w:r w:rsidRPr="007803FC" w:rsidDel="007803FC">
              <w:rPr>
                <w:noProof/>
                <w:rPrChange w:id="70" w:author="Gonzalo Pedrotti" w:date="2019-05-17T11:44:00Z">
                  <w:rPr>
                    <w:rStyle w:val="Hipervnculo"/>
                    <w:rFonts w:cstheme="minorHAnsi"/>
                    <w:noProof/>
                  </w:rPr>
                </w:rPrChange>
              </w:rPr>
              <w:delText>Regiones Geográficas y Zonas de Cultivos en Argentina:</w:delText>
            </w:r>
            <w:r w:rsidDel="007803FC">
              <w:rPr>
                <w:noProof/>
                <w:webHidden/>
              </w:rPr>
              <w:tab/>
              <w:delText>4</w:delText>
            </w:r>
          </w:del>
        </w:p>
        <w:p w14:paraId="009D87E0" w14:textId="501CAD5D" w:rsidR="00C161C3" w:rsidDel="007803FC" w:rsidRDefault="00C161C3">
          <w:pPr>
            <w:pStyle w:val="TDC2"/>
            <w:tabs>
              <w:tab w:val="right" w:leader="dot" w:pos="8828"/>
            </w:tabs>
            <w:rPr>
              <w:del w:id="71" w:author="Gonzalo Pedrotti" w:date="2019-05-17T11:44:00Z"/>
              <w:rFonts w:eastAsiaTheme="minorEastAsia"/>
              <w:noProof/>
              <w:lang w:eastAsia="es-AR"/>
            </w:rPr>
          </w:pPr>
          <w:del w:id="72" w:author="Gonzalo Pedrotti" w:date="2019-05-17T11:44:00Z">
            <w:r w:rsidRPr="007803FC" w:rsidDel="007803FC">
              <w:rPr>
                <w:noProof/>
                <w:rPrChange w:id="73" w:author="Gonzalo Pedrotti" w:date="2019-05-17T11:44:00Z">
                  <w:rPr>
                    <w:rStyle w:val="Hipervnculo"/>
                    <w:noProof/>
                  </w:rPr>
                </w:rPrChange>
              </w:rPr>
              <w:delText>Zona de clima templado</w:delText>
            </w:r>
            <w:r w:rsidDel="007803FC">
              <w:rPr>
                <w:noProof/>
                <w:webHidden/>
              </w:rPr>
              <w:tab/>
              <w:delText>5</w:delText>
            </w:r>
          </w:del>
        </w:p>
        <w:p w14:paraId="36724BE1" w14:textId="3CB030F0" w:rsidR="00C161C3" w:rsidDel="007803FC" w:rsidRDefault="00C161C3">
          <w:pPr>
            <w:pStyle w:val="TDC2"/>
            <w:tabs>
              <w:tab w:val="right" w:leader="dot" w:pos="8828"/>
            </w:tabs>
            <w:rPr>
              <w:del w:id="74" w:author="Gonzalo Pedrotti" w:date="2019-05-17T11:44:00Z"/>
              <w:rFonts w:eastAsiaTheme="minorEastAsia"/>
              <w:noProof/>
              <w:lang w:eastAsia="es-AR"/>
            </w:rPr>
          </w:pPr>
          <w:del w:id="75" w:author="Gonzalo Pedrotti" w:date="2019-05-17T11:44:00Z">
            <w:r w:rsidRPr="007803FC" w:rsidDel="007803FC">
              <w:rPr>
                <w:noProof/>
                <w:rPrChange w:id="76" w:author="Gonzalo Pedrotti" w:date="2019-05-17T11:44:00Z">
                  <w:rPr>
                    <w:rStyle w:val="Hipervnculo"/>
                    <w:noProof/>
                  </w:rPr>
                </w:rPrChange>
              </w:rPr>
              <w:delText>Zona de clima subtropical:</w:delText>
            </w:r>
            <w:r w:rsidDel="007803FC">
              <w:rPr>
                <w:noProof/>
                <w:webHidden/>
              </w:rPr>
              <w:tab/>
              <w:delText>5</w:delText>
            </w:r>
          </w:del>
        </w:p>
        <w:p w14:paraId="59D5D6B9" w14:textId="14FBED9B" w:rsidR="00C161C3" w:rsidDel="007803FC" w:rsidRDefault="00C161C3">
          <w:pPr>
            <w:pStyle w:val="TDC2"/>
            <w:tabs>
              <w:tab w:val="right" w:leader="dot" w:pos="8828"/>
            </w:tabs>
            <w:rPr>
              <w:del w:id="77" w:author="Gonzalo Pedrotti" w:date="2019-05-17T11:44:00Z"/>
              <w:rFonts w:eastAsiaTheme="minorEastAsia"/>
              <w:noProof/>
              <w:lang w:eastAsia="es-AR"/>
            </w:rPr>
          </w:pPr>
          <w:del w:id="78" w:author="Gonzalo Pedrotti" w:date="2019-05-17T11:44:00Z">
            <w:r w:rsidRPr="007803FC" w:rsidDel="007803FC">
              <w:rPr>
                <w:noProof/>
                <w:rPrChange w:id="79" w:author="Gonzalo Pedrotti" w:date="2019-05-17T11:44:00Z">
                  <w:rPr>
                    <w:rStyle w:val="Hipervnculo"/>
                    <w:noProof/>
                  </w:rPr>
                </w:rPrChange>
              </w:rPr>
              <w:delText>Zona de Clima Árido:</w:delText>
            </w:r>
            <w:r w:rsidDel="007803FC">
              <w:rPr>
                <w:noProof/>
                <w:webHidden/>
              </w:rPr>
              <w:tab/>
              <w:delText>5</w:delText>
            </w:r>
          </w:del>
        </w:p>
        <w:p w14:paraId="7B9B504B" w14:textId="72AFB825" w:rsidR="00C161C3" w:rsidDel="007803FC" w:rsidRDefault="00C161C3">
          <w:pPr>
            <w:pStyle w:val="TDC1"/>
            <w:tabs>
              <w:tab w:val="right" w:leader="dot" w:pos="8828"/>
            </w:tabs>
            <w:rPr>
              <w:del w:id="80" w:author="Gonzalo Pedrotti" w:date="2019-05-17T11:44:00Z"/>
              <w:rFonts w:eastAsiaTheme="minorEastAsia"/>
              <w:noProof/>
              <w:lang w:eastAsia="es-AR"/>
            </w:rPr>
          </w:pPr>
          <w:del w:id="81" w:author="Gonzalo Pedrotti" w:date="2019-05-17T11:44:00Z">
            <w:r w:rsidRPr="007803FC" w:rsidDel="007803FC">
              <w:rPr>
                <w:noProof/>
                <w:rPrChange w:id="82" w:author="Gonzalo Pedrotti" w:date="2019-05-17T11:44:00Z">
                  <w:rPr>
                    <w:rStyle w:val="Hipervnculo"/>
                    <w:rFonts w:cstheme="minorHAnsi"/>
                    <w:noProof/>
                  </w:rPr>
                </w:rPrChange>
              </w:rPr>
              <w:delText>Laboreos o actividades en la agricultura</w:delText>
            </w:r>
            <w:r w:rsidDel="007803FC">
              <w:rPr>
                <w:noProof/>
                <w:webHidden/>
              </w:rPr>
              <w:tab/>
              <w:delText>6</w:delText>
            </w:r>
          </w:del>
        </w:p>
        <w:p w14:paraId="10644C54" w14:textId="51373C0D" w:rsidR="00C161C3" w:rsidDel="007803FC" w:rsidRDefault="00C161C3">
          <w:pPr>
            <w:pStyle w:val="TDC2"/>
            <w:tabs>
              <w:tab w:val="right" w:leader="dot" w:pos="8828"/>
            </w:tabs>
            <w:rPr>
              <w:del w:id="83" w:author="Gonzalo Pedrotti" w:date="2019-05-17T11:44:00Z"/>
              <w:rFonts w:eastAsiaTheme="minorEastAsia"/>
              <w:noProof/>
              <w:lang w:eastAsia="es-AR"/>
            </w:rPr>
          </w:pPr>
          <w:del w:id="84" w:author="Gonzalo Pedrotti" w:date="2019-05-17T11:44:00Z">
            <w:r w:rsidRPr="007803FC" w:rsidDel="007803FC">
              <w:rPr>
                <w:noProof/>
                <w:rPrChange w:id="85" w:author="Gonzalo Pedrotti" w:date="2019-05-17T11:44:00Z">
                  <w:rPr>
                    <w:rStyle w:val="Hipervnculo"/>
                    <w:rFonts w:cstheme="minorHAnsi"/>
                    <w:noProof/>
                  </w:rPr>
                </w:rPrChange>
              </w:rPr>
              <w:delText>Siembra:</w:delText>
            </w:r>
            <w:r w:rsidDel="007803FC">
              <w:rPr>
                <w:noProof/>
                <w:webHidden/>
              </w:rPr>
              <w:tab/>
              <w:delText>6</w:delText>
            </w:r>
          </w:del>
        </w:p>
        <w:p w14:paraId="72D0E863" w14:textId="5E019376" w:rsidR="00C161C3" w:rsidDel="007803FC" w:rsidRDefault="00C161C3">
          <w:pPr>
            <w:pStyle w:val="TDC2"/>
            <w:tabs>
              <w:tab w:val="right" w:leader="dot" w:pos="8828"/>
            </w:tabs>
            <w:rPr>
              <w:del w:id="86" w:author="Gonzalo Pedrotti" w:date="2019-05-17T11:44:00Z"/>
              <w:rFonts w:eastAsiaTheme="minorEastAsia"/>
              <w:noProof/>
              <w:lang w:eastAsia="es-AR"/>
            </w:rPr>
          </w:pPr>
          <w:del w:id="87" w:author="Gonzalo Pedrotti" w:date="2019-05-17T11:44:00Z">
            <w:r w:rsidRPr="007803FC" w:rsidDel="007803FC">
              <w:rPr>
                <w:noProof/>
                <w:rPrChange w:id="88" w:author="Gonzalo Pedrotti" w:date="2019-05-17T11:44:00Z">
                  <w:rPr>
                    <w:rStyle w:val="Hipervnculo"/>
                    <w:rFonts w:cstheme="minorHAnsi"/>
                    <w:noProof/>
                  </w:rPr>
                </w:rPrChange>
              </w:rPr>
              <w:delText>Fertilización o Abonado:</w:delText>
            </w:r>
            <w:r w:rsidDel="007803FC">
              <w:rPr>
                <w:noProof/>
                <w:webHidden/>
              </w:rPr>
              <w:tab/>
              <w:delText>6</w:delText>
            </w:r>
          </w:del>
        </w:p>
        <w:p w14:paraId="53700ECE" w14:textId="590D459A" w:rsidR="00C161C3" w:rsidDel="007803FC" w:rsidRDefault="00C161C3">
          <w:pPr>
            <w:pStyle w:val="TDC2"/>
            <w:tabs>
              <w:tab w:val="right" w:leader="dot" w:pos="8828"/>
            </w:tabs>
            <w:rPr>
              <w:del w:id="89" w:author="Gonzalo Pedrotti" w:date="2019-05-17T11:44:00Z"/>
              <w:rFonts w:eastAsiaTheme="minorEastAsia"/>
              <w:noProof/>
              <w:lang w:eastAsia="es-AR"/>
            </w:rPr>
          </w:pPr>
          <w:del w:id="90" w:author="Gonzalo Pedrotti" w:date="2019-05-17T11:44:00Z">
            <w:r w:rsidRPr="007803FC" w:rsidDel="007803FC">
              <w:rPr>
                <w:noProof/>
                <w:rPrChange w:id="91" w:author="Gonzalo Pedrotti" w:date="2019-05-17T11:44:00Z">
                  <w:rPr>
                    <w:rStyle w:val="Hipervnculo"/>
                    <w:rFonts w:cstheme="minorHAnsi"/>
                    <w:noProof/>
                  </w:rPr>
                </w:rPrChange>
              </w:rPr>
              <w:delText>Fumigación</w:delText>
            </w:r>
            <w:r w:rsidDel="007803FC">
              <w:rPr>
                <w:noProof/>
                <w:webHidden/>
              </w:rPr>
              <w:tab/>
              <w:delText>7</w:delText>
            </w:r>
          </w:del>
        </w:p>
        <w:p w14:paraId="0CF4E3F5" w14:textId="64FFB91F" w:rsidR="00C161C3" w:rsidDel="007803FC" w:rsidRDefault="00C161C3">
          <w:pPr>
            <w:pStyle w:val="TDC2"/>
            <w:tabs>
              <w:tab w:val="right" w:leader="dot" w:pos="8828"/>
            </w:tabs>
            <w:rPr>
              <w:del w:id="92" w:author="Gonzalo Pedrotti" w:date="2019-05-17T11:44:00Z"/>
              <w:rFonts w:eastAsiaTheme="minorEastAsia"/>
              <w:noProof/>
              <w:lang w:eastAsia="es-AR"/>
            </w:rPr>
          </w:pPr>
          <w:del w:id="93" w:author="Gonzalo Pedrotti" w:date="2019-05-17T11:44:00Z">
            <w:r w:rsidRPr="007803FC" w:rsidDel="007803FC">
              <w:rPr>
                <w:noProof/>
                <w:rPrChange w:id="94" w:author="Gonzalo Pedrotti" w:date="2019-05-17T11:44:00Z">
                  <w:rPr>
                    <w:rStyle w:val="Hipervnculo"/>
                    <w:rFonts w:cstheme="minorHAnsi"/>
                    <w:noProof/>
                  </w:rPr>
                </w:rPrChange>
              </w:rPr>
              <w:delText>Cosecha:</w:delText>
            </w:r>
            <w:r w:rsidDel="007803FC">
              <w:rPr>
                <w:noProof/>
                <w:webHidden/>
              </w:rPr>
              <w:tab/>
              <w:delText>7</w:delText>
            </w:r>
          </w:del>
        </w:p>
        <w:p w14:paraId="29D9EFCB" w14:textId="76526BA8" w:rsidR="00C161C3" w:rsidDel="007803FC" w:rsidRDefault="00C161C3">
          <w:pPr>
            <w:pStyle w:val="TDC2"/>
            <w:tabs>
              <w:tab w:val="right" w:leader="dot" w:pos="8828"/>
            </w:tabs>
            <w:rPr>
              <w:del w:id="95" w:author="Gonzalo Pedrotti" w:date="2019-05-17T11:44:00Z"/>
              <w:rFonts w:eastAsiaTheme="minorEastAsia"/>
              <w:noProof/>
              <w:lang w:eastAsia="es-AR"/>
            </w:rPr>
          </w:pPr>
          <w:del w:id="96" w:author="Gonzalo Pedrotti" w:date="2019-05-17T11:44:00Z">
            <w:r w:rsidRPr="007803FC" w:rsidDel="007803FC">
              <w:rPr>
                <w:noProof/>
                <w:rPrChange w:id="97" w:author="Gonzalo Pedrotti" w:date="2019-05-17T11:44:00Z">
                  <w:rPr>
                    <w:rStyle w:val="Hipervnculo"/>
                    <w:rFonts w:cstheme="minorHAnsi"/>
                    <w:noProof/>
                  </w:rPr>
                </w:rPrChange>
              </w:rPr>
              <w:delText>Arado:</w:delText>
            </w:r>
            <w:r w:rsidDel="007803FC">
              <w:rPr>
                <w:noProof/>
                <w:webHidden/>
              </w:rPr>
              <w:tab/>
              <w:delText>8</w:delText>
            </w:r>
          </w:del>
        </w:p>
        <w:p w14:paraId="28D104A8" w14:textId="78960E27" w:rsidR="00C161C3" w:rsidDel="007803FC" w:rsidRDefault="00C161C3">
          <w:pPr>
            <w:pStyle w:val="TDC2"/>
            <w:tabs>
              <w:tab w:val="right" w:leader="dot" w:pos="8828"/>
            </w:tabs>
            <w:rPr>
              <w:del w:id="98" w:author="Gonzalo Pedrotti" w:date="2019-05-17T11:44:00Z"/>
              <w:rFonts w:eastAsiaTheme="minorEastAsia"/>
              <w:noProof/>
              <w:lang w:eastAsia="es-AR"/>
            </w:rPr>
          </w:pPr>
          <w:del w:id="99" w:author="Gonzalo Pedrotti" w:date="2019-05-17T11:44:00Z">
            <w:r w:rsidRPr="007803FC" w:rsidDel="007803FC">
              <w:rPr>
                <w:noProof/>
                <w:rPrChange w:id="100" w:author="Gonzalo Pedrotti" w:date="2019-05-17T11:44:00Z">
                  <w:rPr>
                    <w:rStyle w:val="Hipervnculo"/>
                    <w:rFonts w:cstheme="minorHAnsi"/>
                    <w:noProof/>
                  </w:rPr>
                </w:rPrChange>
              </w:rPr>
              <w:delText>Riego:</w:delText>
            </w:r>
            <w:r w:rsidDel="007803FC">
              <w:rPr>
                <w:noProof/>
                <w:webHidden/>
              </w:rPr>
              <w:tab/>
              <w:delText>9</w:delText>
            </w:r>
          </w:del>
        </w:p>
        <w:p w14:paraId="75AC6690" w14:textId="3AE6DEE4" w:rsidR="00C161C3" w:rsidDel="007803FC" w:rsidRDefault="00C161C3">
          <w:pPr>
            <w:pStyle w:val="TDC2"/>
            <w:tabs>
              <w:tab w:val="right" w:leader="dot" w:pos="8828"/>
            </w:tabs>
            <w:rPr>
              <w:del w:id="101" w:author="Gonzalo Pedrotti" w:date="2019-05-17T11:44:00Z"/>
              <w:rFonts w:eastAsiaTheme="minorEastAsia"/>
              <w:noProof/>
              <w:lang w:eastAsia="es-AR"/>
            </w:rPr>
          </w:pPr>
          <w:del w:id="102" w:author="Gonzalo Pedrotti" w:date="2019-05-17T11:44:00Z">
            <w:r w:rsidRPr="007803FC" w:rsidDel="007803FC">
              <w:rPr>
                <w:noProof/>
                <w:rPrChange w:id="103" w:author="Gonzalo Pedrotti" w:date="2019-05-17T11:44:00Z">
                  <w:rPr>
                    <w:rStyle w:val="Hipervnculo"/>
                    <w:noProof/>
                  </w:rPr>
                </w:rPrChange>
              </w:rPr>
              <w:delText>Almacenamiento de Cereales:</w:delText>
            </w:r>
            <w:r w:rsidDel="007803FC">
              <w:rPr>
                <w:noProof/>
                <w:webHidden/>
              </w:rPr>
              <w:tab/>
              <w:delText>9</w:delText>
            </w:r>
          </w:del>
        </w:p>
        <w:p w14:paraId="71E791BA" w14:textId="5232EF41" w:rsidR="00C161C3" w:rsidDel="007803FC" w:rsidRDefault="00C161C3">
          <w:pPr>
            <w:pStyle w:val="TDC2"/>
            <w:tabs>
              <w:tab w:val="right" w:leader="dot" w:pos="8828"/>
            </w:tabs>
            <w:rPr>
              <w:del w:id="104" w:author="Gonzalo Pedrotti" w:date="2019-05-17T11:44:00Z"/>
              <w:rFonts w:eastAsiaTheme="minorEastAsia"/>
              <w:noProof/>
              <w:lang w:eastAsia="es-AR"/>
            </w:rPr>
          </w:pPr>
          <w:del w:id="105" w:author="Gonzalo Pedrotti" w:date="2019-05-17T11:44:00Z">
            <w:r w:rsidRPr="007803FC" w:rsidDel="007803FC">
              <w:rPr>
                <w:noProof/>
                <w:rPrChange w:id="106" w:author="Gonzalo Pedrotti" w:date="2019-05-17T11:44:00Z">
                  <w:rPr>
                    <w:rStyle w:val="Hipervnculo"/>
                    <w:rFonts w:cstheme="minorHAnsi"/>
                    <w:noProof/>
                  </w:rPr>
                </w:rPrChange>
              </w:rPr>
              <w:delText>Rotación de cultivos:</w:delText>
            </w:r>
            <w:r w:rsidDel="007803FC">
              <w:rPr>
                <w:noProof/>
                <w:webHidden/>
              </w:rPr>
              <w:tab/>
              <w:delText>10</w:delText>
            </w:r>
          </w:del>
        </w:p>
        <w:p w14:paraId="5BCE90AB" w14:textId="2DBED9C8" w:rsidR="00C161C3" w:rsidDel="007803FC" w:rsidRDefault="00C161C3">
          <w:pPr>
            <w:pStyle w:val="TDC2"/>
            <w:tabs>
              <w:tab w:val="right" w:leader="dot" w:pos="8828"/>
            </w:tabs>
            <w:rPr>
              <w:del w:id="107" w:author="Gonzalo Pedrotti" w:date="2019-05-17T11:44:00Z"/>
              <w:rFonts w:eastAsiaTheme="minorEastAsia"/>
              <w:noProof/>
              <w:lang w:eastAsia="es-AR"/>
            </w:rPr>
          </w:pPr>
          <w:del w:id="108" w:author="Gonzalo Pedrotti" w:date="2019-05-17T11:44:00Z">
            <w:r w:rsidRPr="007803FC" w:rsidDel="007803FC">
              <w:rPr>
                <w:noProof/>
                <w:rPrChange w:id="109" w:author="Gonzalo Pedrotti" w:date="2019-05-17T11:44:00Z">
                  <w:rPr>
                    <w:rStyle w:val="Hipervnculo"/>
                    <w:rFonts w:cstheme="minorHAnsi"/>
                    <w:noProof/>
                  </w:rPr>
                </w:rPrChange>
              </w:rPr>
              <w:delText>Venta y Distribución:</w:delText>
            </w:r>
            <w:r w:rsidDel="007803FC">
              <w:rPr>
                <w:noProof/>
                <w:webHidden/>
              </w:rPr>
              <w:tab/>
              <w:delText>10</w:delText>
            </w:r>
          </w:del>
        </w:p>
        <w:p w14:paraId="1E90D2F4" w14:textId="6F63AEB4" w:rsidR="00C161C3" w:rsidDel="007803FC" w:rsidRDefault="00C161C3">
          <w:pPr>
            <w:pStyle w:val="TDC1"/>
            <w:tabs>
              <w:tab w:val="right" w:leader="dot" w:pos="8828"/>
            </w:tabs>
            <w:rPr>
              <w:del w:id="110" w:author="Gonzalo Pedrotti" w:date="2019-05-17T11:44:00Z"/>
              <w:rFonts w:eastAsiaTheme="minorEastAsia"/>
              <w:noProof/>
              <w:lang w:eastAsia="es-AR"/>
            </w:rPr>
          </w:pPr>
          <w:del w:id="111" w:author="Gonzalo Pedrotti" w:date="2019-05-17T11:44:00Z">
            <w:r w:rsidRPr="007803FC" w:rsidDel="007803FC">
              <w:rPr>
                <w:noProof/>
                <w:rPrChange w:id="112" w:author="Gonzalo Pedrotti" w:date="2019-05-17T11:44:00Z">
                  <w:rPr>
                    <w:rStyle w:val="Hipervnculo"/>
                    <w:rFonts w:cstheme="minorHAnsi"/>
                    <w:noProof/>
                  </w:rPr>
                </w:rPrChange>
              </w:rPr>
              <w:delText>Análisis FODA del Proyecto y del Producto a desarrollar:</w:delText>
            </w:r>
            <w:r w:rsidDel="007803FC">
              <w:rPr>
                <w:noProof/>
                <w:webHidden/>
              </w:rPr>
              <w:tab/>
              <w:delText>11</w:delText>
            </w:r>
          </w:del>
        </w:p>
        <w:p w14:paraId="34F9A485" w14:textId="0A768619" w:rsidR="00C161C3" w:rsidDel="007803FC" w:rsidRDefault="00C161C3">
          <w:pPr>
            <w:pStyle w:val="TDC1"/>
            <w:tabs>
              <w:tab w:val="right" w:leader="dot" w:pos="8828"/>
            </w:tabs>
            <w:rPr>
              <w:del w:id="113" w:author="Gonzalo Pedrotti" w:date="2019-05-17T11:44:00Z"/>
              <w:rFonts w:eastAsiaTheme="minorEastAsia"/>
              <w:noProof/>
              <w:lang w:eastAsia="es-AR"/>
            </w:rPr>
          </w:pPr>
          <w:del w:id="114" w:author="Gonzalo Pedrotti" w:date="2019-05-17T11:44:00Z">
            <w:r w:rsidRPr="007803FC" w:rsidDel="007803FC">
              <w:rPr>
                <w:noProof/>
                <w:rPrChange w:id="115" w:author="Gonzalo Pedrotti" w:date="2019-05-17T11:44:00Z">
                  <w:rPr>
                    <w:rStyle w:val="Hipervnculo"/>
                    <w:rFonts w:cstheme="minorHAnsi"/>
                    <w:noProof/>
                  </w:rPr>
                </w:rPrChange>
              </w:rPr>
              <w:delText>Aplicaciones y/o sistemas similares:</w:delText>
            </w:r>
            <w:r w:rsidDel="007803FC">
              <w:rPr>
                <w:noProof/>
                <w:webHidden/>
              </w:rPr>
              <w:tab/>
              <w:delText>12</w:delText>
            </w:r>
          </w:del>
        </w:p>
        <w:p w14:paraId="68295FE6" w14:textId="2F428F55" w:rsidR="00C161C3" w:rsidDel="007803FC" w:rsidRDefault="00C161C3">
          <w:pPr>
            <w:pStyle w:val="TDC1"/>
            <w:tabs>
              <w:tab w:val="right" w:leader="dot" w:pos="8828"/>
            </w:tabs>
            <w:rPr>
              <w:del w:id="116" w:author="Gonzalo Pedrotti" w:date="2019-05-17T11:44:00Z"/>
              <w:rFonts w:eastAsiaTheme="minorEastAsia"/>
              <w:noProof/>
              <w:lang w:eastAsia="es-AR"/>
            </w:rPr>
          </w:pPr>
          <w:del w:id="117" w:author="Gonzalo Pedrotti" w:date="2019-05-17T11:44:00Z">
            <w:r w:rsidRPr="007803FC" w:rsidDel="007803FC">
              <w:rPr>
                <w:noProof/>
                <w:rPrChange w:id="118" w:author="Gonzalo Pedrotti" w:date="2019-05-17T11:44:00Z">
                  <w:rPr>
                    <w:rStyle w:val="Hipervnculo"/>
                    <w:noProof/>
                  </w:rPr>
                </w:rPrChange>
              </w:rPr>
              <w:delText>Referencias:</w:delText>
            </w:r>
            <w:r w:rsidDel="007803FC">
              <w:rPr>
                <w:noProof/>
                <w:webHidden/>
              </w:rPr>
              <w:tab/>
              <w:delText>15</w:delText>
            </w:r>
          </w:del>
        </w:p>
        <w:p w14:paraId="1650F5BD" w14:textId="77777777" w:rsidR="00590ED8" w:rsidRDefault="00590ED8">
          <w:r>
            <w:rPr>
              <w:b/>
              <w:bCs/>
              <w:lang w:val="es-ES"/>
            </w:rPr>
            <w:fldChar w:fldCharType="end"/>
          </w:r>
        </w:p>
      </w:sdtContent>
    </w:sdt>
    <w:p w14:paraId="3AF01ED0" w14:textId="77777777" w:rsidR="003F455F" w:rsidRDefault="003F455F" w:rsidP="003F455F">
      <w:pPr>
        <w:rPr>
          <w:rFonts w:cstheme="minorHAnsi"/>
          <w:b/>
          <w:sz w:val="24"/>
          <w:szCs w:val="24"/>
          <w:u w:val="single"/>
        </w:rPr>
      </w:pPr>
    </w:p>
    <w:p w14:paraId="28DAF285" w14:textId="77777777" w:rsidR="003F455F" w:rsidRDefault="003F455F" w:rsidP="003F455F">
      <w:pPr>
        <w:rPr>
          <w:rFonts w:cstheme="minorHAnsi"/>
          <w:b/>
          <w:sz w:val="24"/>
          <w:szCs w:val="24"/>
          <w:u w:val="single"/>
        </w:rPr>
      </w:pPr>
    </w:p>
    <w:p w14:paraId="7296B3CD" w14:textId="77777777" w:rsidR="003F455F" w:rsidRDefault="003F455F" w:rsidP="003F455F">
      <w:pPr>
        <w:rPr>
          <w:rFonts w:cstheme="minorHAnsi"/>
          <w:b/>
          <w:sz w:val="24"/>
          <w:szCs w:val="24"/>
          <w:u w:val="single"/>
        </w:rPr>
      </w:pPr>
    </w:p>
    <w:p w14:paraId="1A7CB75C" w14:textId="77777777" w:rsidR="003F455F" w:rsidRDefault="003F455F" w:rsidP="003F455F">
      <w:pPr>
        <w:rPr>
          <w:rFonts w:cstheme="minorHAnsi"/>
          <w:b/>
          <w:sz w:val="24"/>
          <w:szCs w:val="24"/>
          <w:u w:val="single"/>
        </w:rPr>
      </w:pPr>
    </w:p>
    <w:p w14:paraId="3D930FE0" w14:textId="77777777" w:rsidR="003F455F" w:rsidRDefault="003F455F" w:rsidP="003F455F">
      <w:pPr>
        <w:rPr>
          <w:rFonts w:cstheme="minorHAnsi"/>
          <w:b/>
          <w:sz w:val="24"/>
          <w:szCs w:val="24"/>
          <w:u w:val="single"/>
        </w:rPr>
      </w:pPr>
    </w:p>
    <w:p w14:paraId="4DD4DAD7" w14:textId="77777777" w:rsidR="003F455F" w:rsidRDefault="003F455F" w:rsidP="003F455F">
      <w:pPr>
        <w:rPr>
          <w:rFonts w:cstheme="minorHAnsi"/>
          <w:b/>
          <w:sz w:val="24"/>
          <w:szCs w:val="24"/>
          <w:u w:val="single"/>
        </w:rPr>
      </w:pPr>
    </w:p>
    <w:p w14:paraId="79DC5B78" w14:textId="77777777" w:rsidR="003F455F" w:rsidRDefault="003F455F" w:rsidP="003F455F">
      <w:pPr>
        <w:rPr>
          <w:rFonts w:cstheme="minorHAnsi"/>
          <w:b/>
          <w:sz w:val="24"/>
          <w:szCs w:val="24"/>
          <w:u w:val="single"/>
        </w:rPr>
      </w:pPr>
    </w:p>
    <w:p w14:paraId="15AE03FB" w14:textId="77777777" w:rsidR="003F455F" w:rsidRDefault="003F455F" w:rsidP="003F455F">
      <w:pPr>
        <w:rPr>
          <w:rFonts w:cstheme="minorHAnsi"/>
          <w:b/>
          <w:sz w:val="24"/>
          <w:szCs w:val="24"/>
          <w:u w:val="single"/>
        </w:rPr>
      </w:pPr>
    </w:p>
    <w:p w14:paraId="4FDB718D" w14:textId="77777777" w:rsidR="003F455F" w:rsidDel="00BD552E" w:rsidRDefault="003F455F" w:rsidP="003F455F">
      <w:pPr>
        <w:rPr>
          <w:del w:id="119" w:author="Gonzalo Pedrotti" w:date="2019-05-17T15:53:00Z"/>
          <w:rFonts w:cstheme="minorHAnsi"/>
          <w:b/>
          <w:sz w:val="24"/>
          <w:szCs w:val="24"/>
          <w:u w:val="single"/>
        </w:rPr>
      </w:pPr>
    </w:p>
    <w:p w14:paraId="309FFEFF" w14:textId="77777777" w:rsidR="003F455F" w:rsidRDefault="003F455F" w:rsidP="004F6C70"/>
    <w:p w14:paraId="05064F23" w14:textId="77777777" w:rsidR="003F455F" w:rsidRPr="003F455F" w:rsidRDefault="003F455F">
      <w:pPr>
        <w:pStyle w:val="Ttulo1"/>
        <w:pPrChange w:id="120" w:author="Gonzalo Pedrotti" w:date="2019-05-17T11:09:00Z">
          <w:pPr/>
        </w:pPrChange>
      </w:pPr>
      <w:bookmarkStart w:id="121" w:name="_Toc9000856"/>
      <w:r w:rsidRPr="003F455F">
        <w:lastRenderedPageBreak/>
        <w:t>Historial de Revisiones:</w:t>
      </w:r>
      <w:bookmarkEnd w:id="0"/>
      <w:bookmarkEnd w:id="1"/>
      <w:bookmarkEnd w:id="121"/>
    </w:p>
    <w:p w14:paraId="5E16A4AA" w14:textId="77777777" w:rsidR="003F455F" w:rsidRPr="003F455F" w:rsidRDefault="003F455F" w:rsidP="003F455F">
      <w:pPr>
        <w:autoSpaceDE w:val="0"/>
        <w:autoSpaceDN w:val="0"/>
        <w:adjustRightInd w:val="0"/>
        <w:spacing w:after="0" w:line="240" w:lineRule="auto"/>
        <w:rPr>
          <w:rFonts w:cstheme="minorHAnsi"/>
          <w:sz w:val="24"/>
          <w:szCs w:val="24"/>
        </w:rPr>
      </w:pPr>
    </w:p>
    <w:tbl>
      <w:tblPr>
        <w:tblStyle w:val="Tablaconcuadrcula"/>
        <w:tblW w:w="0" w:type="auto"/>
        <w:tblLook w:val="04A0" w:firstRow="1" w:lastRow="0" w:firstColumn="1" w:lastColumn="0" w:noHBand="0" w:noVBand="1"/>
      </w:tblPr>
      <w:tblGrid>
        <w:gridCol w:w="2123"/>
        <w:gridCol w:w="2123"/>
        <w:gridCol w:w="2270"/>
        <w:gridCol w:w="1978"/>
      </w:tblGrid>
      <w:tr w:rsidR="003F455F" w:rsidRPr="003F455F" w14:paraId="57250B06" w14:textId="77777777" w:rsidTr="00A10BF5">
        <w:tc>
          <w:tcPr>
            <w:tcW w:w="2123" w:type="dxa"/>
          </w:tcPr>
          <w:p w14:paraId="25B7FB61"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Fecha</w:t>
            </w:r>
          </w:p>
        </w:tc>
        <w:tc>
          <w:tcPr>
            <w:tcW w:w="2123" w:type="dxa"/>
          </w:tcPr>
          <w:p w14:paraId="1E33881D"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 xml:space="preserve">Versión </w:t>
            </w:r>
          </w:p>
        </w:tc>
        <w:tc>
          <w:tcPr>
            <w:tcW w:w="2270" w:type="dxa"/>
          </w:tcPr>
          <w:p w14:paraId="39F98C23"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Descripción</w:t>
            </w:r>
          </w:p>
        </w:tc>
        <w:tc>
          <w:tcPr>
            <w:tcW w:w="1978" w:type="dxa"/>
          </w:tcPr>
          <w:p w14:paraId="3581FF1F"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Autor</w:t>
            </w:r>
          </w:p>
        </w:tc>
      </w:tr>
      <w:tr w:rsidR="003F455F" w:rsidRPr="003F455F" w14:paraId="7C6B1FE3" w14:textId="77777777" w:rsidTr="00A10BF5">
        <w:tc>
          <w:tcPr>
            <w:tcW w:w="2123" w:type="dxa"/>
          </w:tcPr>
          <w:p w14:paraId="4324B8F3"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15/03/201</w:t>
            </w:r>
            <w:r w:rsidR="001B420C">
              <w:rPr>
                <w:rFonts w:cstheme="minorHAnsi"/>
                <w:sz w:val="24"/>
                <w:szCs w:val="24"/>
              </w:rPr>
              <w:t>9</w:t>
            </w:r>
          </w:p>
        </w:tc>
        <w:tc>
          <w:tcPr>
            <w:tcW w:w="2123" w:type="dxa"/>
          </w:tcPr>
          <w:p w14:paraId="72D81EF6" w14:textId="77777777" w:rsidR="003F455F" w:rsidRPr="003F455F" w:rsidRDefault="00946844" w:rsidP="00A10BF5">
            <w:pPr>
              <w:autoSpaceDE w:val="0"/>
              <w:autoSpaceDN w:val="0"/>
              <w:adjustRightInd w:val="0"/>
              <w:rPr>
                <w:rFonts w:cstheme="minorHAnsi"/>
                <w:sz w:val="24"/>
                <w:szCs w:val="24"/>
              </w:rPr>
            </w:pPr>
            <w:r>
              <w:rPr>
                <w:rFonts w:cstheme="minorHAnsi"/>
                <w:sz w:val="24"/>
                <w:szCs w:val="24"/>
              </w:rPr>
              <w:t>1.</w:t>
            </w:r>
            <w:r w:rsidR="00E47B99">
              <w:rPr>
                <w:rFonts w:cstheme="minorHAnsi"/>
                <w:sz w:val="24"/>
                <w:szCs w:val="24"/>
              </w:rPr>
              <w:t>0</w:t>
            </w:r>
            <w:del w:id="122" w:author="Gonzalo Pedrotti" w:date="2019-05-09T15:08:00Z">
              <w:r w:rsidR="003F455F" w:rsidRPr="003F455F" w:rsidDel="00AD12AA">
                <w:rPr>
                  <w:rFonts w:cstheme="minorHAnsi"/>
                  <w:sz w:val="24"/>
                  <w:szCs w:val="24"/>
                </w:rPr>
                <w:delText>.0</w:delText>
              </w:r>
            </w:del>
          </w:p>
        </w:tc>
        <w:tc>
          <w:tcPr>
            <w:tcW w:w="2270" w:type="dxa"/>
          </w:tcPr>
          <w:p w14:paraId="6828B7A7"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 xml:space="preserve">Estudio del ámbito, empresa u organización donde se desarrolla el proyecto </w:t>
            </w:r>
          </w:p>
        </w:tc>
        <w:tc>
          <w:tcPr>
            <w:tcW w:w="1978" w:type="dxa"/>
          </w:tcPr>
          <w:p w14:paraId="7D1A7E45" w14:textId="77777777" w:rsidR="003F455F" w:rsidRPr="003F455F" w:rsidRDefault="003F455F" w:rsidP="00A10BF5">
            <w:pPr>
              <w:autoSpaceDE w:val="0"/>
              <w:autoSpaceDN w:val="0"/>
              <w:adjustRightInd w:val="0"/>
              <w:rPr>
                <w:rFonts w:cstheme="minorHAnsi"/>
                <w:sz w:val="24"/>
                <w:szCs w:val="24"/>
              </w:rPr>
            </w:pPr>
            <w:r w:rsidRPr="003F455F">
              <w:rPr>
                <w:rFonts w:cstheme="minorHAnsi"/>
                <w:sz w:val="24"/>
                <w:szCs w:val="24"/>
              </w:rPr>
              <w:t>Equipo de Desarrollo</w:t>
            </w:r>
          </w:p>
        </w:tc>
      </w:tr>
      <w:tr w:rsidR="001B420C" w:rsidRPr="003F455F" w14:paraId="1673DE8D" w14:textId="77777777" w:rsidTr="00A10BF5">
        <w:tc>
          <w:tcPr>
            <w:tcW w:w="2123" w:type="dxa"/>
          </w:tcPr>
          <w:p w14:paraId="34B34D5D" w14:textId="77777777" w:rsidR="001B420C" w:rsidRPr="003F455F" w:rsidRDefault="001B420C" w:rsidP="00A10BF5">
            <w:pPr>
              <w:autoSpaceDE w:val="0"/>
              <w:autoSpaceDN w:val="0"/>
              <w:adjustRightInd w:val="0"/>
              <w:rPr>
                <w:rFonts w:cstheme="minorHAnsi"/>
                <w:sz w:val="24"/>
                <w:szCs w:val="24"/>
              </w:rPr>
            </w:pPr>
            <w:r>
              <w:rPr>
                <w:rFonts w:cstheme="minorHAnsi"/>
                <w:sz w:val="24"/>
                <w:szCs w:val="24"/>
              </w:rPr>
              <w:t>17/04/2019</w:t>
            </w:r>
          </w:p>
        </w:tc>
        <w:tc>
          <w:tcPr>
            <w:tcW w:w="2123" w:type="dxa"/>
          </w:tcPr>
          <w:p w14:paraId="5DABB30A" w14:textId="35E31B49" w:rsidR="001B420C" w:rsidRPr="003F455F" w:rsidRDefault="001B420C" w:rsidP="00A10BF5">
            <w:pPr>
              <w:autoSpaceDE w:val="0"/>
              <w:autoSpaceDN w:val="0"/>
              <w:adjustRightInd w:val="0"/>
              <w:rPr>
                <w:rFonts w:cstheme="minorHAnsi"/>
                <w:sz w:val="24"/>
                <w:szCs w:val="24"/>
              </w:rPr>
            </w:pPr>
            <w:r>
              <w:rPr>
                <w:rFonts w:cstheme="minorHAnsi"/>
                <w:sz w:val="24"/>
                <w:szCs w:val="24"/>
              </w:rPr>
              <w:t>1.</w:t>
            </w:r>
            <w:ins w:id="123" w:author="Gonzalo Pedrotti" w:date="2019-05-09T15:08:00Z">
              <w:r w:rsidR="00296FBF">
                <w:rPr>
                  <w:rFonts w:cstheme="minorHAnsi"/>
                  <w:sz w:val="24"/>
                  <w:szCs w:val="24"/>
                </w:rPr>
                <w:t>1</w:t>
              </w:r>
            </w:ins>
            <w:del w:id="124" w:author="Gonzalo Pedrotti" w:date="2019-05-09T15:08:00Z">
              <w:r w:rsidR="00E47B99" w:rsidDel="00296FBF">
                <w:rPr>
                  <w:rFonts w:cstheme="minorHAnsi"/>
                  <w:sz w:val="24"/>
                  <w:szCs w:val="24"/>
                </w:rPr>
                <w:delText>0</w:delText>
              </w:r>
              <w:r w:rsidR="00946844" w:rsidDel="00296FBF">
                <w:rPr>
                  <w:rFonts w:cstheme="minorHAnsi"/>
                  <w:sz w:val="24"/>
                  <w:szCs w:val="24"/>
                </w:rPr>
                <w:delText>.</w:delText>
              </w:r>
              <w:r w:rsidR="00946844" w:rsidDel="00AD12AA">
                <w:rPr>
                  <w:rFonts w:cstheme="minorHAnsi"/>
                  <w:sz w:val="24"/>
                  <w:szCs w:val="24"/>
                </w:rPr>
                <w:delText>1</w:delText>
              </w:r>
            </w:del>
          </w:p>
        </w:tc>
        <w:tc>
          <w:tcPr>
            <w:tcW w:w="2270" w:type="dxa"/>
          </w:tcPr>
          <w:p w14:paraId="1F0060B3" w14:textId="77777777" w:rsidR="001B420C" w:rsidRPr="003F455F" w:rsidRDefault="001B420C" w:rsidP="00A10BF5">
            <w:pPr>
              <w:autoSpaceDE w:val="0"/>
              <w:autoSpaceDN w:val="0"/>
              <w:adjustRightInd w:val="0"/>
              <w:rPr>
                <w:rFonts w:cstheme="minorHAnsi"/>
                <w:sz w:val="24"/>
                <w:szCs w:val="24"/>
              </w:rPr>
            </w:pPr>
            <w:r>
              <w:rPr>
                <w:rFonts w:cstheme="minorHAnsi"/>
                <w:sz w:val="24"/>
                <w:szCs w:val="24"/>
              </w:rPr>
              <w:t>Incorporación de análisis FODA al documento</w:t>
            </w:r>
          </w:p>
        </w:tc>
        <w:tc>
          <w:tcPr>
            <w:tcW w:w="1978" w:type="dxa"/>
          </w:tcPr>
          <w:p w14:paraId="6C8A733D" w14:textId="77777777" w:rsidR="001B420C" w:rsidRPr="003F455F" w:rsidRDefault="001B420C" w:rsidP="00A10BF5">
            <w:pPr>
              <w:autoSpaceDE w:val="0"/>
              <w:autoSpaceDN w:val="0"/>
              <w:adjustRightInd w:val="0"/>
              <w:rPr>
                <w:rFonts w:cstheme="minorHAnsi"/>
                <w:sz w:val="24"/>
                <w:szCs w:val="24"/>
              </w:rPr>
            </w:pPr>
            <w:r>
              <w:rPr>
                <w:rFonts w:cstheme="minorHAnsi"/>
                <w:sz w:val="24"/>
                <w:szCs w:val="24"/>
              </w:rPr>
              <w:t>Gonzalo Pedrotti</w:t>
            </w:r>
          </w:p>
        </w:tc>
      </w:tr>
      <w:tr w:rsidR="002C2DB1" w:rsidRPr="003F455F" w14:paraId="5DF94908" w14:textId="77777777" w:rsidTr="00A10BF5">
        <w:trPr>
          <w:ins w:id="125" w:author="Christian Villafañe" w:date="2019-05-01T10:46:00Z"/>
        </w:trPr>
        <w:tc>
          <w:tcPr>
            <w:tcW w:w="2123" w:type="dxa"/>
          </w:tcPr>
          <w:p w14:paraId="762D9692" w14:textId="77777777" w:rsidR="002C2DB1" w:rsidRDefault="002C2DB1" w:rsidP="00A10BF5">
            <w:pPr>
              <w:autoSpaceDE w:val="0"/>
              <w:autoSpaceDN w:val="0"/>
              <w:adjustRightInd w:val="0"/>
              <w:rPr>
                <w:ins w:id="126" w:author="Christian Villafañe" w:date="2019-05-01T10:46:00Z"/>
                <w:rFonts w:cstheme="minorHAnsi"/>
                <w:sz w:val="24"/>
                <w:szCs w:val="24"/>
              </w:rPr>
            </w:pPr>
            <w:ins w:id="127" w:author="Christian Villafañe" w:date="2019-05-01T10:46:00Z">
              <w:r>
                <w:rPr>
                  <w:rFonts w:cstheme="minorHAnsi"/>
                  <w:sz w:val="24"/>
                  <w:szCs w:val="24"/>
                </w:rPr>
                <w:t>01/05/2019</w:t>
              </w:r>
            </w:ins>
          </w:p>
        </w:tc>
        <w:tc>
          <w:tcPr>
            <w:tcW w:w="2123" w:type="dxa"/>
          </w:tcPr>
          <w:p w14:paraId="4DF64697" w14:textId="649A7F6E" w:rsidR="002C2DB1" w:rsidRDefault="002C2DB1" w:rsidP="00A10BF5">
            <w:pPr>
              <w:autoSpaceDE w:val="0"/>
              <w:autoSpaceDN w:val="0"/>
              <w:adjustRightInd w:val="0"/>
              <w:rPr>
                <w:ins w:id="128" w:author="Christian Villafañe" w:date="2019-05-01T10:46:00Z"/>
                <w:rFonts w:cstheme="minorHAnsi"/>
                <w:sz w:val="24"/>
                <w:szCs w:val="24"/>
              </w:rPr>
            </w:pPr>
            <w:ins w:id="129" w:author="Christian Villafañe" w:date="2019-05-01T10:46:00Z">
              <w:r>
                <w:rPr>
                  <w:rFonts w:cstheme="minorHAnsi"/>
                  <w:sz w:val="24"/>
                  <w:szCs w:val="24"/>
                </w:rPr>
                <w:t>1.</w:t>
              </w:r>
            </w:ins>
            <w:ins w:id="130" w:author="Gonzalo Pedrotti" w:date="2019-05-09T15:08:00Z">
              <w:r w:rsidR="00296FBF">
                <w:rPr>
                  <w:rFonts w:cstheme="minorHAnsi"/>
                  <w:sz w:val="24"/>
                  <w:szCs w:val="24"/>
                </w:rPr>
                <w:t>2</w:t>
              </w:r>
            </w:ins>
            <w:ins w:id="131" w:author="Christian Villafañe" w:date="2019-05-01T10:46:00Z">
              <w:del w:id="132" w:author="Gonzalo Pedrotti" w:date="2019-05-09T15:08:00Z">
                <w:r w:rsidDel="00296FBF">
                  <w:rPr>
                    <w:rFonts w:cstheme="minorHAnsi"/>
                    <w:sz w:val="24"/>
                    <w:szCs w:val="24"/>
                  </w:rPr>
                  <w:delText>0.2</w:delText>
                </w:r>
              </w:del>
            </w:ins>
          </w:p>
        </w:tc>
        <w:tc>
          <w:tcPr>
            <w:tcW w:w="2270" w:type="dxa"/>
          </w:tcPr>
          <w:p w14:paraId="7BFEE9E4" w14:textId="77777777" w:rsidR="002C2DB1" w:rsidRDefault="002C2DB1" w:rsidP="00A10BF5">
            <w:pPr>
              <w:autoSpaceDE w:val="0"/>
              <w:autoSpaceDN w:val="0"/>
              <w:adjustRightInd w:val="0"/>
              <w:rPr>
                <w:ins w:id="133" w:author="Christian Villafañe" w:date="2019-05-01T10:46:00Z"/>
                <w:rFonts w:cstheme="minorHAnsi"/>
                <w:sz w:val="24"/>
                <w:szCs w:val="24"/>
              </w:rPr>
            </w:pPr>
            <w:ins w:id="134" w:author="Christian Villafañe" w:date="2019-05-01T10:46:00Z">
              <w:r>
                <w:rPr>
                  <w:rFonts w:cstheme="minorHAnsi"/>
                  <w:sz w:val="24"/>
                  <w:szCs w:val="24"/>
                </w:rPr>
                <w:t>Revisión de cátedra</w:t>
              </w:r>
            </w:ins>
          </w:p>
        </w:tc>
        <w:tc>
          <w:tcPr>
            <w:tcW w:w="1978" w:type="dxa"/>
          </w:tcPr>
          <w:p w14:paraId="7D5FC443" w14:textId="77777777" w:rsidR="002C2DB1" w:rsidRDefault="002C2DB1" w:rsidP="00A10BF5">
            <w:pPr>
              <w:autoSpaceDE w:val="0"/>
              <w:autoSpaceDN w:val="0"/>
              <w:adjustRightInd w:val="0"/>
              <w:rPr>
                <w:ins w:id="135" w:author="Christian Villafañe" w:date="2019-05-01T10:46:00Z"/>
                <w:rFonts w:cstheme="minorHAnsi"/>
                <w:sz w:val="24"/>
                <w:szCs w:val="24"/>
              </w:rPr>
            </w:pPr>
            <w:ins w:id="136" w:author="Christian Villafañe" w:date="2019-05-01T10:46:00Z">
              <w:r>
                <w:rPr>
                  <w:rFonts w:cstheme="minorHAnsi"/>
                  <w:sz w:val="24"/>
                  <w:szCs w:val="24"/>
                </w:rPr>
                <w:t>Christian Villafañe</w:t>
              </w:r>
            </w:ins>
          </w:p>
        </w:tc>
      </w:tr>
      <w:tr w:rsidR="007D52F7" w:rsidRPr="003F455F" w14:paraId="4CA75D58" w14:textId="77777777" w:rsidTr="00A10BF5">
        <w:trPr>
          <w:ins w:id="137" w:author="Gonzalo Pedrotti" w:date="2019-05-17T11:07:00Z"/>
        </w:trPr>
        <w:tc>
          <w:tcPr>
            <w:tcW w:w="2123" w:type="dxa"/>
          </w:tcPr>
          <w:p w14:paraId="3583F7F2" w14:textId="48F7458D" w:rsidR="007D52F7" w:rsidRDefault="007D52F7" w:rsidP="00A10BF5">
            <w:pPr>
              <w:autoSpaceDE w:val="0"/>
              <w:autoSpaceDN w:val="0"/>
              <w:adjustRightInd w:val="0"/>
              <w:rPr>
                <w:ins w:id="138" w:author="Gonzalo Pedrotti" w:date="2019-05-17T11:07:00Z"/>
                <w:rFonts w:cstheme="minorHAnsi"/>
                <w:sz w:val="24"/>
                <w:szCs w:val="24"/>
              </w:rPr>
            </w:pPr>
            <w:ins w:id="139" w:author="Gonzalo Pedrotti" w:date="2019-05-17T11:07:00Z">
              <w:r>
                <w:rPr>
                  <w:rFonts w:cstheme="minorHAnsi"/>
                  <w:sz w:val="24"/>
                  <w:szCs w:val="24"/>
                </w:rPr>
                <w:t>15/05/2019</w:t>
              </w:r>
            </w:ins>
          </w:p>
        </w:tc>
        <w:tc>
          <w:tcPr>
            <w:tcW w:w="2123" w:type="dxa"/>
          </w:tcPr>
          <w:p w14:paraId="22CBC234" w14:textId="54E1D5F8" w:rsidR="007D52F7" w:rsidRDefault="007D52F7" w:rsidP="00A10BF5">
            <w:pPr>
              <w:autoSpaceDE w:val="0"/>
              <w:autoSpaceDN w:val="0"/>
              <w:adjustRightInd w:val="0"/>
              <w:rPr>
                <w:ins w:id="140" w:author="Gonzalo Pedrotti" w:date="2019-05-17T11:07:00Z"/>
                <w:rFonts w:cstheme="minorHAnsi"/>
                <w:sz w:val="24"/>
                <w:szCs w:val="24"/>
              </w:rPr>
            </w:pPr>
            <w:ins w:id="141" w:author="Gonzalo Pedrotti" w:date="2019-05-17T11:07:00Z">
              <w:r>
                <w:rPr>
                  <w:rFonts w:cstheme="minorHAnsi"/>
                  <w:sz w:val="24"/>
                  <w:szCs w:val="24"/>
                </w:rPr>
                <w:t>1.3</w:t>
              </w:r>
            </w:ins>
          </w:p>
        </w:tc>
        <w:tc>
          <w:tcPr>
            <w:tcW w:w="2270" w:type="dxa"/>
          </w:tcPr>
          <w:p w14:paraId="7DE60B18" w14:textId="7210A806" w:rsidR="007D52F7" w:rsidRDefault="007D52F7" w:rsidP="00A10BF5">
            <w:pPr>
              <w:autoSpaceDE w:val="0"/>
              <w:autoSpaceDN w:val="0"/>
              <w:adjustRightInd w:val="0"/>
              <w:rPr>
                <w:ins w:id="142" w:author="Gonzalo Pedrotti" w:date="2019-05-17T11:07:00Z"/>
                <w:rFonts w:cstheme="minorHAnsi"/>
                <w:sz w:val="24"/>
                <w:szCs w:val="24"/>
              </w:rPr>
            </w:pPr>
            <w:ins w:id="143" w:author="Gonzalo Pedrotti" w:date="2019-05-17T11:07:00Z">
              <w:r>
                <w:rPr>
                  <w:rFonts w:cstheme="minorHAnsi"/>
                  <w:sz w:val="24"/>
                  <w:szCs w:val="24"/>
                </w:rPr>
                <w:t>Corre</w:t>
              </w:r>
            </w:ins>
            <w:ins w:id="144" w:author="Gonzalo Pedrotti" w:date="2019-05-17T11:08:00Z">
              <w:r>
                <w:rPr>
                  <w:rFonts w:cstheme="minorHAnsi"/>
                  <w:sz w:val="24"/>
                  <w:szCs w:val="24"/>
                </w:rPr>
                <w:t xml:space="preserve">cción FODA – Agregado de conclusión </w:t>
              </w:r>
            </w:ins>
          </w:p>
        </w:tc>
        <w:tc>
          <w:tcPr>
            <w:tcW w:w="1978" w:type="dxa"/>
          </w:tcPr>
          <w:p w14:paraId="7D449F7C" w14:textId="729484E1" w:rsidR="007D52F7" w:rsidRDefault="007D52F7" w:rsidP="00A10BF5">
            <w:pPr>
              <w:autoSpaceDE w:val="0"/>
              <w:autoSpaceDN w:val="0"/>
              <w:adjustRightInd w:val="0"/>
              <w:rPr>
                <w:ins w:id="145" w:author="Gonzalo Pedrotti" w:date="2019-05-17T11:07:00Z"/>
                <w:rFonts w:cstheme="minorHAnsi"/>
                <w:sz w:val="24"/>
                <w:szCs w:val="24"/>
              </w:rPr>
            </w:pPr>
            <w:ins w:id="146" w:author="Gonzalo Pedrotti" w:date="2019-05-17T11:08:00Z">
              <w:r>
                <w:rPr>
                  <w:rFonts w:cstheme="minorHAnsi"/>
                  <w:sz w:val="24"/>
                  <w:szCs w:val="24"/>
                </w:rPr>
                <w:t>Gonzalo Pedrotti</w:t>
              </w:r>
            </w:ins>
          </w:p>
        </w:tc>
      </w:tr>
    </w:tbl>
    <w:p w14:paraId="3F739A23" w14:textId="77777777" w:rsidR="00193492" w:rsidRPr="003F455F" w:rsidRDefault="00193492" w:rsidP="004215B8">
      <w:pPr>
        <w:jc w:val="center"/>
        <w:rPr>
          <w:rFonts w:cstheme="minorHAnsi"/>
          <w:b/>
          <w:sz w:val="24"/>
          <w:szCs w:val="24"/>
          <w:u w:val="single"/>
        </w:rPr>
      </w:pPr>
    </w:p>
    <w:p w14:paraId="50ED0F93" w14:textId="77777777" w:rsidR="003F455F" w:rsidRDefault="003F455F" w:rsidP="004215B8">
      <w:pPr>
        <w:jc w:val="center"/>
        <w:rPr>
          <w:rFonts w:cstheme="minorHAnsi"/>
          <w:b/>
          <w:sz w:val="24"/>
          <w:szCs w:val="24"/>
          <w:u w:val="single"/>
        </w:rPr>
      </w:pPr>
    </w:p>
    <w:p w14:paraId="317B5298" w14:textId="77777777" w:rsidR="003F455F" w:rsidRDefault="003F455F" w:rsidP="004215B8">
      <w:pPr>
        <w:jc w:val="center"/>
        <w:rPr>
          <w:rFonts w:cstheme="minorHAnsi"/>
          <w:b/>
          <w:sz w:val="24"/>
          <w:szCs w:val="24"/>
          <w:u w:val="single"/>
        </w:rPr>
      </w:pPr>
    </w:p>
    <w:p w14:paraId="631C630A" w14:textId="77777777" w:rsidR="003F455F" w:rsidRDefault="003F455F" w:rsidP="004215B8">
      <w:pPr>
        <w:jc w:val="center"/>
        <w:rPr>
          <w:rFonts w:cstheme="minorHAnsi"/>
          <w:b/>
          <w:sz w:val="24"/>
          <w:szCs w:val="24"/>
          <w:u w:val="single"/>
        </w:rPr>
      </w:pPr>
    </w:p>
    <w:p w14:paraId="53105DF5" w14:textId="77777777" w:rsidR="003F455F" w:rsidRDefault="003F455F" w:rsidP="004215B8">
      <w:pPr>
        <w:jc w:val="center"/>
        <w:rPr>
          <w:rFonts w:cstheme="minorHAnsi"/>
          <w:b/>
          <w:sz w:val="24"/>
          <w:szCs w:val="24"/>
          <w:u w:val="single"/>
        </w:rPr>
      </w:pPr>
    </w:p>
    <w:p w14:paraId="35F16C5A" w14:textId="77777777" w:rsidR="003F455F" w:rsidRDefault="003F455F" w:rsidP="004215B8">
      <w:pPr>
        <w:jc w:val="center"/>
        <w:rPr>
          <w:rFonts w:cstheme="minorHAnsi"/>
          <w:b/>
          <w:sz w:val="24"/>
          <w:szCs w:val="24"/>
          <w:u w:val="single"/>
        </w:rPr>
      </w:pPr>
    </w:p>
    <w:p w14:paraId="09D68533" w14:textId="77777777" w:rsidR="003F455F" w:rsidRDefault="003F455F" w:rsidP="004215B8">
      <w:pPr>
        <w:jc w:val="center"/>
        <w:rPr>
          <w:rFonts w:cstheme="minorHAnsi"/>
          <w:b/>
          <w:sz w:val="24"/>
          <w:szCs w:val="24"/>
          <w:u w:val="single"/>
        </w:rPr>
      </w:pPr>
    </w:p>
    <w:p w14:paraId="05C0BA77" w14:textId="77777777" w:rsidR="003F455F" w:rsidRDefault="003F455F" w:rsidP="004215B8">
      <w:pPr>
        <w:jc w:val="center"/>
        <w:rPr>
          <w:rFonts w:cstheme="minorHAnsi"/>
          <w:b/>
          <w:sz w:val="24"/>
          <w:szCs w:val="24"/>
          <w:u w:val="single"/>
        </w:rPr>
      </w:pPr>
    </w:p>
    <w:p w14:paraId="4DBE1EE7" w14:textId="77777777" w:rsidR="003F455F" w:rsidRDefault="003F455F" w:rsidP="004215B8">
      <w:pPr>
        <w:jc w:val="center"/>
        <w:rPr>
          <w:rFonts w:cstheme="minorHAnsi"/>
          <w:b/>
          <w:sz w:val="24"/>
          <w:szCs w:val="24"/>
          <w:u w:val="single"/>
        </w:rPr>
      </w:pPr>
    </w:p>
    <w:p w14:paraId="11B45C30" w14:textId="77777777" w:rsidR="003F455F" w:rsidRDefault="003F455F" w:rsidP="004215B8">
      <w:pPr>
        <w:jc w:val="center"/>
        <w:rPr>
          <w:rFonts w:cstheme="minorHAnsi"/>
          <w:b/>
          <w:sz w:val="24"/>
          <w:szCs w:val="24"/>
          <w:u w:val="single"/>
        </w:rPr>
      </w:pPr>
    </w:p>
    <w:p w14:paraId="4F414FDD" w14:textId="77777777" w:rsidR="003F455F" w:rsidRDefault="003F455F" w:rsidP="004215B8">
      <w:pPr>
        <w:jc w:val="center"/>
        <w:rPr>
          <w:rFonts w:cstheme="minorHAnsi"/>
          <w:b/>
          <w:sz w:val="24"/>
          <w:szCs w:val="24"/>
          <w:u w:val="single"/>
        </w:rPr>
      </w:pPr>
    </w:p>
    <w:p w14:paraId="17A1B47E" w14:textId="77777777" w:rsidR="003F455F" w:rsidRDefault="003F455F" w:rsidP="004215B8">
      <w:pPr>
        <w:jc w:val="center"/>
        <w:rPr>
          <w:rFonts w:cstheme="minorHAnsi"/>
          <w:b/>
          <w:sz w:val="24"/>
          <w:szCs w:val="24"/>
          <w:u w:val="single"/>
        </w:rPr>
      </w:pPr>
    </w:p>
    <w:p w14:paraId="31960C22" w14:textId="77777777" w:rsidR="003F455F" w:rsidRDefault="003F455F" w:rsidP="004215B8">
      <w:pPr>
        <w:jc w:val="center"/>
        <w:rPr>
          <w:rFonts w:cstheme="minorHAnsi"/>
          <w:b/>
          <w:sz w:val="24"/>
          <w:szCs w:val="24"/>
          <w:u w:val="single"/>
        </w:rPr>
      </w:pPr>
    </w:p>
    <w:p w14:paraId="645C3D54" w14:textId="4CB8EA4A" w:rsidR="003F455F" w:rsidRDefault="003F455F" w:rsidP="004215B8">
      <w:pPr>
        <w:jc w:val="center"/>
        <w:rPr>
          <w:ins w:id="147" w:author="Gonzalo Pedrotti" w:date="2019-05-17T15:53:00Z"/>
          <w:rFonts w:cstheme="minorHAnsi"/>
          <w:b/>
          <w:sz w:val="24"/>
          <w:szCs w:val="24"/>
          <w:u w:val="single"/>
        </w:rPr>
      </w:pPr>
    </w:p>
    <w:p w14:paraId="6D010680" w14:textId="5B6352BC" w:rsidR="00C20E0D" w:rsidRDefault="00C20E0D" w:rsidP="004215B8">
      <w:pPr>
        <w:jc w:val="center"/>
        <w:rPr>
          <w:ins w:id="148" w:author="Gonzalo Pedrotti" w:date="2019-05-17T15:53:00Z"/>
          <w:rFonts w:cstheme="minorHAnsi"/>
          <w:b/>
          <w:sz w:val="24"/>
          <w:szCs w:val="24"/>
          <w:u w:val="single"/>
        </w:rPr>
      </w:pPr>
    </w:p>
    <w:p w14:paraId="0C69E86B" w14:textId="77777777" w:rsidR="00C20E0D" w:rsidRDefault="00C20E0D" w:rsidP="004215B8">
      <w:pPr>
        <w:jc w:val="center"/>
        <w:rPr>
          <w:rFonts w:cstheme="minorHAnsi"/>
          <w:b/>
          <w:sz w:val="24"/>
          <w:szCs w:val="24"/>
          <w:u w:val="single"/>
        </w:rPr>
      </w:pPr>
    </w:p>
    <w:p w14:paraId="41A9BC92" w14:textId="77777777" w:rsidR="003F455F" w:rsidDel="00903383" w:rsidRDefault="003F455F" w:rsidP="004215B8">
      <w:pPr>
        <w:jc w:val="center"/>
        <w:rPr>
          <w:del w:id="149" w:author="Gonzalo Pedrotti" w:date="2019-05-17T15:45:00Z"/>
          <w:rFonts w:cstheme="minorHAnsi"/>
          <w:b/>
          <w:sz w:val="24"/>
          <w:szCs w:val="24"/>
          <w:u w:val="single"/>
        </w:rPr>
      </w:pPr>
    </w:p>
    <w:p w14:paraId="27B40CF3" w14:textId="77777777" w:rsidR="003F455F" w:rsidDel="00903383" w:rsidRDefault="003F455F" w:rsidP="004215B8">
      <w:pPr>
        <w:jc w:val="center"/>
        <w:rPr>
          <w:del w:id="150" w:author="Gonzalo Pedrotti" w:date="2019-05-17T15:45:00Z"/>
          <w:rFonts w:cstheme="minorHAnsi"/>
          <w:b/>
          <w:sz w:val="24"/>
          <w:szCs w:val="24"/>
          <w:u w:val="single"/>
        </w:rPr>
      </w:pPr>
    </w:p>
    <w:p w14:paraId="41618CEF" w14:textId="77777777" w:rsidR="003F455F" w:rsidDel="00A538AE" w:rsidRDefault="003F455F" w:rsidP="004215B8">
      <w:pPr>
        <w:jc w:val="center"/>
        <w:rPr>
          <w:del w:id="151" w:author="Gonzalo Pedrotti" w:date="2019-05-17T11:08:00Z"/>
          <w:rFonts w:cstheme="minorHAnsi"/>
          <w:b/>
          <w:sz w:val="24"/>
          <w:szCs w:val="24"/>
          <w:u w:val="single"/>
        </w:rPr>
      </w:pPr>
    </w:p>
    <w:p w14:paraId="566891AD" w14:textId="77777777" w:rsidR="003F455F" w:rsidDel="00A538AE" w:rsidRDefault="003F455F" w:rsidP="004215B8">
      <w:pPr>
        <w:jc w:val="center"/>
        <w:rPr>
          <w:del w:id="152" w:author="Gonzalo Pedrotti" w:date="2019-05-17T11:08:00Z"/>
          <w:rFonts w:cstheme="minorHAnsi"/>
          <w:b/>
          <w:sz w:val="24"/>
          <w:szCs w:val="24"/>
          <w:u w:val="single"/>
        </w:rPr>
      </w:pPr>
    </w:p>
    <w:p w14:paraId="04A9866C" w14:textId="77777777" w:rsidR="003F455F" w:rsidDel="006C3E46" w:rsidRDefault="003F455F" w:rsidP="004215B8">
      <w:pPr>
        <w:jc w:val="center"/>
        <w:rPr>
          <w:del w:id="153" w:author="Gonzalo Pedrotti" w:date="2019-05-09T15:08:00Z"/>
          <w:rFonts w:cstheme="minorHAnsi"/>
          <w:b/>
          <w:sz w:val="24"/>
          <w:szCs w:val="24"/>
          <w:u w:val="single"/>
        </w:rPr>
      </w:pPr>
    </w:p>
    <w:p w14:paraId="76969846" w14:textId="77777777" w:rsidR="003F455F" w:rsidRDefault="003F455F" w:rsidP="009269F4">
      <w:pPr>
        <w:rPr>
          <w:rFonts w:cstheme="minorHAnsi"/>
          <w:b/>
          <w:sz w:val="24"/>
          <w:szCs w:val="24"/>
          <w:u w:val="single"/>
        </w:rPr>
      </w:pPr>
    </w:p>
    <w:p w14:paraId="0A5CBABB" w14:textId="77777777" w:rsidR="00C43A13" w:rsidRPr="00A538AE" w:rsidRDefault="004215B8" w:rsidP="00903383">
      <w:pPr>
        <w:jc w:val="center"/>
        <w:rPr>
          <w:rFonts w:cstheme="minorHAnsi"/>
          <w:rPrChange w:id="154" w:author="Gonzalo Pedrotti" w:date="2019-05-17T11:08:00Z">
            <w:rPr/>
          </w:rPrChange>
        </w:rPr>
        <w:pPrChange w:id="155" w:author="Gonzalo Pedrotti" w:date="2019-05-17T15:45:00Z">
          <w:pPr>
            <w:pStyle w:val="Ttulo1"/>
            <w:jc w:val="center"/>
          </w:pPr>
        </w:pPrChange>
      </w:pPr>
      <w:r w:rsidRPr="00A538AE">
        <w:rPr>
          <w:rFonts w:cstheme="minorHAnsi"/>
          <w:rPrChange w:id="156" w:author="Gonzalo Pedrotti" w:date="2019-05-17T11:08:00Z">
            <w:rPr/>
          </w:rPrChange>
        </w:rPr>
        <w:lastRenderedPageBreak/>
        <w:t>Panorama de la agricultura en argentina</w:t>
      </w:r>
    </w:p>
    <w:p w14:paraId="227450CE" w14:textId="77777777" w:rsidR="00970CB0" w:rsidRPr="00A538AE" w:rsidRDefault="00970CB0">
      <w:pPr>
        <w:pStyle w:val="Ttulo1"/>
        <w:rPr>
          <w:rPrChange w:id="157" w:author="Gonzalo Pedrotti" w:date="2019-05-17T11:08:00Z">
            <w:rPr>
              <w:rFonts w:asciiTheme="minorHAnsi" w:hAnsiTheme="minorHAnsi" w:cstheme="minorHAnsi"/>
              <w:sz w:val="22"/>
              <w:szCs w:val="22"/>
            </w:rPr>
          </w:rPrChange>
        </w:rPr>
        <w:pPrChange w:id="158" w:author="Gonzalo Pedrotti" w:date="2019-05-17T11:09:00Z">
          <w:pPr>
            <w:pStyle w:val="Ttulo2"/>
          </w:pPr>
        </w:pPrChange>
      </w:pPr>
      <w:bookmarkStart w:id="159" w:name="_Toc9000857"/>
      <w:r w:rsidRPr="00A538AE">
        <w:rPr>
          <w:rPrChange w:id="160" w:author="Gonzalo Pedrotti" w:date="2019-05-17T11:08:00Z">
            <w:rPr>
              <w:rFonts w:asciiTheme="minorHAnsi" w:hAnsiTheme="minorHAnsi" w:cstheme="minorHAnsi"/>
              <w:sz w:val="22"/>
              <w:szCs w:val="22"/>
            </w:rPr>
          </w:rPrChange>
        </w:rPr>
        <w:t>Introducción</w:t>
      </w:r>
      <w:bookmarkEnd w:id="159"/>
      <w:del w:id="161" w:author="Gonzalo Pedrotti" w:date="2019-05-17T11:09:00Z">
        <w:r w:rsidRPr="00A538AE" w:rsidDel="00A538AE">
          <w:rPr>
            <w:rPrChange w:id="162" w:author="Gonzalo Pedrotti" w:date="2019-05-17T11:08:00Z">
              <w:rPr>
                <w:rFonts w:asciiTheme="minorHAnsi" w:hAnsiTheme="minorHAnsi" w:cstheme="minorHAnsi"/>
                <w:sz w:val="22"/>
                <w:szCs w:val="22"/>
              </w:rPr>
            </w:rPrChange>
          </w:rPr>
          <w:delText>:</w:delText>
        </w:r>
      </w:del>
    </w:p>
    <w:p w14:paraId="634CC381" w14:textId="77777777" w:rsidR="003F455F" w:rsidRPr="00A538AE" w:rsidRDefault="003F455F">
      <w:pPr>
        <w:jc w:val="both"/>
        <w:rPr>
          <w:rFonts w:cstheme="minorHAnsi"/>
        </w:rPr>
        <w:pPrChange w:id="163" w:author="Gonzalo Pedrotti" w:date="2019-05-17T11:09:00Z">
          <w:pPr/>
        </w:pPrChange>
      </w:pPr>
      <w:r w:rsidRPr="00A538AE">
        <w:rPr>
          <w:rFonts w:cstheme="minorHAnsi"/>
        </w:rPr>
        <w:t>Como nuestro proyecto está orientado al sector agrícola en general, donde se reali</w:t>
      </w:r>
      <w:r w:rsidR="003C1D96" w:rsidRPr="00A538AE">
        <w:rPr>
          <w:rFonts w:cstheme="minorHAnsi"/>
        </w:rPr>
        <w:t xml:space="preserve">zan </w:t>
      </w:r>
      <w:r w:rsidRPr="00A538AE">
        <w:rPr>
          <w:rFonts w:cstheme="minorHAnsi"/>
        </w:rPr>
        <w:t xml:space="preserve">actividades de siembra, fertilización, fumigación, cosecha y demás referidas al control de los lotes y los distintos cultivos, vamos a describir cómo se conforma el sector </w:t>
      </w:r>
      <w:r w:rsidR="003C1D96" w:rsidRPr="00A538AE">
        <w:rPr>
          <w:rFonts w:cstheme="minorHAnsi"/>
        </w:rPr>
        <w:t xml:space="preserve">agrícola </w:t>
      </w:r>
      <w:r w:rsidRPr="00A538AE">
        <w:rPr>
          <w:rFonts w:cstheme="minorHAnsi"/>
        </w:rPr>
        <w:t>de nuestro país, es decir, las regiones geográficas en las cuales se desarrollan las actividades, los cultivos que se producen</w:t>
      </w:r>
      <w:r w:rsidR="00970CB0" w:rsidRPr="00A538AE">
        <w:rPr>
          <w:rFonts w:cstheme="minorHAnsi"/>
        </w:rPr>
        <w:t>,</w:t>
      </w:r>
      <w:r w:rsidRPr="00A538AE">
        <w:rPr>
          <w:rFonts w:cstheme="minorHAnsi"/>
        </w:rPr>
        <w:t xml:space="preserve"> cómo es el clima y el tipo de terren</w:t>
      </w:r>
      <w:r w:rsidR="003C1D96" w:rsidRPr="00A538AE">
        <w:rPr>
          <w:rFonts w:cstheme="minorHAnsi"/>
        </w:rPr>
        <w:t>o.</w:t>
      </w:r>
    </w:p>
    <w:p w14:paraId="12F50F72" w14:textId="77777777" w:rsidR="003C1D96" w:rsidRPr="00A538AE" w:rsidRDefault="003C1D96">
      <w:pPr>
        <w:jc w:val="both"/>
        <w:rPr>
          <w:rFonts w:cstheme="minorHAnsi"/>
        </w:rPr>
        <w:pPrChange w:id="164" w:author="Gonzalo Pedrotti" w:date="2019-05-17T11:09:00Z">
          <w:pPr/>
        </w:pPrChange>
      </w:pPr>
      <w:r w:rsidRPr="00A538AE">
        <w:rPr>
          <w:rFonts w:cstheme="minorHAnsi"/>
        </w:rPr>
        <w:t xml:space="preserve">Si bien Argentina posee una gran variedad de climas y tipos de terrenos, nuestro proyecto como tal, está orientado a la </w:t>
      </w:r>
      <w:r w:rsidRPr="00A538AE">
        <w:rPr>
          <w:rFonts w:cstheme="minorHAnsi"/>
          <w:b/>
        </w:rPr>
        <w:t>zona templada</w:t>
      </w:r>
      <w:r w:rsidRPr="00A538AE">
        <w:rPr>
          <w:rFonts w:cstheme="minorHAnsi"/>
        </w:rPr>
        <w:t>. Es en esta zona, donde se trabajan con los cultivos y los tipos de suelo a los cuales está destinado nuestro proyecto, y</w:t>
      </w:r>
      <w:r w:rsidR="00B2241C" w:rsidRPr="00A538AE">
        <w:rPr>
          <w:rFonts w:cstheme="minorHAnsi"/>
        </w:rPr>
        <w:t>,</w:t>
      </w:r>
      <w:r w:rsidRPr="00A538AE">
        <w:rPr>
          <w:rFonts w:cstheme="minorHAnsi"/>
        </w:rPr>
        <w:t xml:space="preserve"> además, la provincia de Córdoba, en la cual nos encontramos, es conocida por ser una de las principales regiones productoras de cereales y oleaginosas de nuestro país.</w:t>
      </w:r>
    </w:p>
    <w:p w14:paraId="5E5E4B40" w14:textId="77777777" w:rsidR="003F455F" w:rsidRPr="00A538AE" w:rsidRDefault="003F455F">
      <w:pPr>
        <w:jc w:val="both"/>
        <w:rPr>
          <w:rFonts w:cstheme="minorHAnsi"/>
        </w:rPr>
        <w:pPrChange w:id="165" w:author="Gonzalo Pedrotti" w:date="2019-05-17T11:09:00Z">
          <w:pPr/>
        </w:pPrChange>
      </w:pPr>
    </w:p>
    <w:p w14:paraId="6279B0FD" w14:textId="77777777" w:rsidR="00970CB0" w:rsidRPr="00A538AE" w:rsidRDefault="00970CB0">
      <w:pPr>
        <w:pStyle w:val="Ttulo1"/>
        <w:rPr>
          <w:rPrChange w:id="166" w:author="Gonzalo Pedrotti" w:date="2019-05-17T11:08:00Z">
            <w:rPr>
              <w:rFonts w:asciiTheme="minorHAnsi" w:hAnsiTheme="minorHAnsi" w:cstheme="minorHAnsi"/>
              <w:sz w:val="22"/>
              <w:szCs w:val="22"/>
            </w:rPr>
          </w:rPrChange>
        </w:rPr>
        <w:pPrChange w:id="167" w:author="Gonzalo Pedrotti" w:date="2019-05-17T11:09:00Z">
          <w:pPr>
            <w:pStyle w:val="Ttulo2"/>
          </w:pPr>
        </w:pPrChange>
      </w:pPr>
      <w:bookmarkStart w:id="168" w:name="_Toc9000858"/>
      <w:r w:rsidRPr="00A538AE">
        <w:rPr>
          <w:rPrChange w:id="169" w:author="Gonzalo Pedrotti" w:date="2019-05-17T11:08:00Z">
            <w:rPr>
              <w:rFonts w:asciiTheme="minorHAnsi" w:hAnsiTheme="minorHAnsi" w:cstheme="minorHAnsi"/>
              <w:sz w:val="22"/>
              <w:szCs w:val="22"/>
            </w:rPr>
          </w:rPrChange>
        </w:rPr>
        <w:t>Regi</w:t>
      </w:r>
      <w:r w:rsidR="00B2241C" w:rsidRPr="00A538AE">
        <w:rPr>
          <w:rPrChange w:id="170" w:author="Gonzalo Pedrotti" w:date="2019-05-17T11:08:00Z">
            <w:rPr>
              <w:rFonts w:asciiTheme="minorHAnsi" w:hAnsiTheme="minorHAnsi" w:cstheme="minorHAnsi"/>
              <w:sz w:val="22"/>
              <w:szCs w:val="22"/>
            </w:rPr>
          </w:rPrChange>
        </w:rPr>
        <w:t>ones</w:t>
      </w:r>
      <w:r w:rsidRPr="00A538AE">
        <w:rPr>
          <w:rPrChange w:id="171" w:author="Gonzalo Pedrotti" w:date="2019-05-17T11:08:00Z">
            <w:rPr>
              <w:rFonts w:asciiTheme="minorHAnsi" w:hAnsiTheme="minorHAnsi" w:cstheme="minorHAnsi"/>
              <w:sz w:val="22"/>
              <w:szCs w:val="22"/>
            </w:rPr>
          </w:rPrChange>
        </w:rPr>
        <w:t xml:space="preserve"> Geográfica</w:t>
      </w:r>
      <w:r w:rsidR="00B2241C" w:rsidRPr="00A538AE">
        <w:rPr>
          <w:rPrChange w:id="172" w:author="Gonzalo Pedrotti" w:date="2019-05-17T11:08:00Z">
            <w:rPr>
              <w:rFonts w:asciiTheme="minorHAnsi" w:hAnsiTheme="minorHAnsi" w:cstheme="minorHAnsi"/>
              <w:sz w:val="22"/>
              <w:szCs w:val="22"/>
            </w:rPr>
          </w:rPrChange>
        </w:rPr>
        <w:t>s</w:t>
      </w:r>
      <w:r w:rsidRPr="00A538AE">
        <w:rPr>
          <w:rPrChange w:id="173" w:author="Gonzalo Pedrotti" w:date="2019-05-17T11:08:00Z">
            <w:rPr>
              <w:rFonts w:asciiTheme="minorHAnsi" w:hAnsiTheme="minorHAnsi" w:cstheme="minorHAnsi"/>
              <w:sz w:val="22"/>
              <w:szCs w:val="22"/>
            </w:rPr>
          </w:rPrChange>
        </w:rPr>
        <w:t xml:space="preserve"> y Zonas de Cultivos </w:t>
      </w:r>
      <w:r w:rsidR="003C1D96" w:rsidRPr="00A538AE">
        <w:rPr>
          <w:rPrChange w:id="174" w:author="Gonzalo Pedrotti" w:date="2019-05-17T11:08:00Z">
            <w:rPr>
              <w:rFonts w:asciiTheme="minorHAnsi" w:hAnsiTheme="minorHAnsi" w:cstheme="minorHAnsi"/>
              <w:sz w:val="22"/>
              <w:szCs w:val="22"/>
            </w:rPr>
          </w:rPrChange>
        </w:rPr>
        <w:t>en Argentina</w:t>
      </w:r>
      <w:bookmarkEnd w:id="168"/>
      <w:del w:id="175" w:author="Gonzalo Pedrotti" w:date="2019-05-17T11:09:00Z">
        <w:r w:rsidR="003C1D96" w:rsidRPr="00A538AE" w:rsidDel="00A538AE">
          <w:rPr>
            <w:rPrChange w:id="176" w:author="Gonzalo Pedrotti" w:date="2019-05-17T11:08:00Z">
              <w:rPr>
                <w:rFonts w:asciiTheme="minorHAnsi" w:hAnsiTheme="minorHAnsi" w:cstheme="minorHAnsi"/>
                <w:sz w:val="22"/>
                <w:szCs w:val="22"/>
              </w:rPr>
            </w:rPrChange>
          </w:rPr>
          <w:delText>:</w:delText>
        </w:r>
      </w:del>
    </w:p>
    <w:p w14:paraId="7187B279" w14:textId="77777777" w:rsidR="004215B8" w:rsidRPr="00A538AE" w:rsidRDefault="004215B8">
      <w:pPr>
        <w:jc w:val="both"/>
        <w:rPr>
          <w:rFonts w:cstheme="minorHAnsi"/>
        </w:rPr>
        <w:pPrChange w:id="177" w:author="Gonzalo Pedrotti" w:date="2019-05-17T11:09:00Z">
          <w:pPr/>
        </w:pPrChange>
      </w:pPr>
      <w:r w:rsidRPr="00A538AE">
        <w:rPr>
          <w:rFonts w:cstheme="minorHAnsi"/>
        </w:rPr>
        <w:t>Argentina tiene una superficie continental de alrededor de 2,8 millones de kilómetros cuadrados, y cuenta con aproximadamente 34 millones de hectáreas con cultivos agrícolas.</w:t>
      </w:r>
    </w:p>
    <w:p w14:paraId="7DD6C09E" w14:textId="77777777" w:rsidR="00B2241C" w:rsidRPr="00A538AE" w:rsidRDefault="00B2241C">
      <w:pPr>
        <w:jc w:val="both"/>
        <w:rPr>
          <w:rFonts w:cstheme="minorHAnsi"/>
        </w:rPr>
        <w:pPrChange w:id="178" w:author="Gonzalo Pedrotti" w:date="2019-05-17T11:09:00Z">
          <w:pPr/>
        </w:pPrChange>
      </w:pPr>
      <w:r w:rsidRPr="00A538AE">
        <w:rPr>
          <w:rFonts w:cstheme="minorHAnsi"/>
        </w:rPr>
        <w:t>Las distintas actividades se desarrollan en tres zonas: templada, subtropical y árida; que se diferencian por sus condiciones climáticas y su aptitud para la producción de los distintos cultivos.</w:t>
      </w:r>
    </w:p>
    <w:p w14:paraId="32A8668F" w14:textId="77777777" w:rsidR="00B2241C" w:rsidRPr="00A538AE" w:rsidRDefault="00B2241C">
      <w:pPr>
        <w:jc w:val="both"/>
        <w:rPr>
          <w:rFonts w:cstheme="minorHAnsi"/>
        </w:rPr>
        <w:pPrChange w:id="179" w:author="Gonzalo Pedrotti" w:date="2019-05-17T11:09:00Z">
          <w:pPr/>
        </w:pPrChange>
      </w:pPr>
      <w:r w:rsidRPr="00A538AE">
        <w:rPr>
          <w:rFonts w:cstheme="minorHAnsi"/>
          <w:noProof/>
          <w:lang w:eastAsia="es-AR"/>
          <w:rPrChange w:id="180" w:author="Gonzalo Pedrotti" w:date="2019-05-17T11:08:00Z">
            <w:rPr>
              <w:rFonts w:cstheme="minorHAnsi"/>
              <w:noProof/>
              <w:lang w:eastAsia="es-AR"/>
            </w:rPr>
          </w:rPrChange>
        </w:rPr>
        <w:drawing>
          <wp:anchor distT="0" distB="0" distL="114300" distR="114300" simplePos="0" relativeHeight="251669504" behindDoc="0" locked="0" layoutInCell="1" allowOverlap="1" wp14:anchorId="3C132745" wp14:editId="45D659A8">
            <wp:simplePos x="0" y="0"/>
            <wp:positionH relativeFrom="margin">
              <wp:posOffset>638810</wp:posOffset>
            </wp:positionH>
            <wp:positionV relativeFrom="paragraph">
              <wp:posOffset>481965</wp:posOffset>
            </wp:positionV>
            <wp:extent cx="3992880" cy="3481070"/>
            <wp:effectExtent l="0" t="0" r="7620" b="5080"/>
            <wp:wrapTopAndBottom/>
            <wp:docPr id="1" name="Imagen 1" descr="Resultado de imagen para climas en argentin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limas en argentina map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288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5B8" w:rsidRPr="00A538AE">
        <w:rPr>
          <w:rFonts w:cstheme="minorHAnsi"/>
        </w:rPr>
        <w:t>Los distintos suelos y climas del país, ofrecen una diversidad de producciones agrícolas, adaptadas a las posibilidades de cada región.</w:t>
      </w:r>
    </w:p>
    <w:p w14:paraId="01734ADA" w14:textId="77777777" w:rsidR="004215B8" w:rsidRPr="00A538AE" w:rsidRDefault="0098235C">
      <w:pPr>
        <w:pStyle w:val="Ttulo2"/>
        <w:rPr>
          <w:rPrChange w:id="181" w:author="Gonzalo Pedrotti" w:date="2019-05-17T11:10:00Z">
            <w:rPr>
              <w:sz w:val="22"/>
              <w:szCs w:val="22"/>
            </w:rPr>
          </w:rPrChange>
        </w:rPr>
      </w:pPr>
      <w:bookmarkStart w:id="182" w:name="_Toc9000859"/>
      <w:r w:rsidRPr="00A538AE">
        <w:rPr>
          <w:rPrChange w:id="183" w:author="Gonzalo Pedrotti" w:date="2019-05-17T11:10:00Z">
            <w:rPr>
              <w:sz w:val="22"/>
              <w:szCs w:val="22"/>
            </w:rPr>
          </w:rPrChange>
        </w:rPr>
        <w:lastRenderedPageBreak/>
        <w:t>Z</w:t>
      </w:r>
      <w:r w:rsidR="004215B8" w:rsidRPr="00A538AE">
        <w:rPr>
          <w:rPrChange w:id="184" w:author="Gonzalo Pedrotti" w:date="2019-05-17T11:10:00Z">
            <w:rPr>
              <w:sz w:val="22"/>
              <w:szCs w:val="22"/>
            </w:rPr>
          </w:rPrChange>
        </w:rPr>
        <w:t xml:space="preserve">ona </w:t>
      </w:r>
      <w:r w:rsidRPr="00A538AE">
        <w:rPr>
          <w:rPrChange w:id="185" w:author="Gonzalo Pedrotti" w:date="2019-05-17T11:10:00Z">
            <w:rPr>
              <w:sz w:val="22"/>
              <w:szCs w:val="22"/>
            </w:rPr>
          </w:rPrChange>
        </w:rPr>
        <w:t xml:space="preserve">de clima </w:t>
      </w:r>
      <w:r w:rsidR="004215B8" w:rsidRPr="00A538AE">
        <w:rPr>
          <w:rPrChange w:id="186" w:author="Gonzalo Pedrotti" w:date="2019-05-17T11:10:00Z">
            <w:rPr>
              <w:sz w:val="22"/>
              <w:szCs w:val="22"/>
            </w:rPr>
          </w:rPrChange>
        </w:rPr>
        <w:t>templad</w:t>
      </w:r>
      <w:r w:rsidRPr="00A538AE">
        <w:rPr>
          <w:rPrChange w:id="187" w:author="Gonzalo Pedrotti" w:date="2019-05-17T11:10:00Z">
            <w:rPr>
              <w:sz w:val="22"/>
              <w:szCs w:val="22"/>
            </w:rPr>
          </w:rPrChange>
        </w:rPr>
        <w:t>o</w:t>
      </w:r>
      <w:bookmarkEnd w:id="182"/>
    </w:p>
    <w:p w14:paraId="3F0B4AF0" w14:textId="77777777" w:rsidR="004215B8" w:rsidRPr="00A538AE" w:rsidRDefault="004215B8">
      <w:pPr>
        <w:jc w:val="both"/>
        <w:rPr>
          <w:rFonts w:cstheme="minorHAnsi"/>
        </w:rPr>
        <w:pPrChange w:id="188" w:author="Gonzalo Pedrotti" w:date="2019-05-17T11:09:00Z">
          <w:pPr/>
        </w:pPrChange>
      </w:pPr>
      <w:r w:rsidRPr="00A538AE">
        <w:rPr>
          <w:rFonts w:cstheme="minorHAnsi"/>
        </w:rPr>
        <w:t>La zona templada está formada por la parte meridional de la llanura platense o llanura pampeana. Su relieve de llanura, la fertilidad de su suelo, su superficie y su clima benigno convierten a esta región en una de las mejores del mundo para la actividad agrícola.</w:t>
      </w:r>
    </w:p>
    <w:p w14:paraId="2F46A671" w14:textId="77777777" w:rsidR="00970CB0" w:rsidRPr="00A538AE" w:rsidRDefault="00970CB0">
      <w:pPr>
        <w:jc w:val="both"/>
        <w:rPr>
          <w:rFonts w:cstheme="minorHAnsi"/>
        </w:rPr>
        <w:pPrChange w:id="189" w:author="Gonzalo Pedrotti" w:date="2019-05-17T11:09:00Z">
          <w:pPr/>
        </w:pPrChange>
      </w:pPr>
      <w:r w:rsidRPr="00A538AE">
        <w:rPr>
          <w:rFonts w:cstheme="minorHAnsi"/>
        </w:rPr>
        <w:t>En Córdoba, Santa Fe y Entre Ríos el trigo rota con el maíz, la soja y el pastoreo de animales. Además, se cosecha arroz y cultivos forrajeros como alfalfa, avena, cebada y centeno.</w:t>
      </w:r>
    </w:p>
    <w:p w14:paraId="446C0668" w14:textId="77777777" w:rsidR="00514BF6" w:rsidRPr="00A538AE" w:rsidRDefault="00072B68">
      <w:pPr>
        <w:jc w:val="both"/>
        <w:rPr>
          <w:rFonts w:cstheme="minorHAnsi"/>
        </w:rPr>
        <w:pPrChange w:id="190" w:author="Gonzalo Pedrotti" w:date="2019-05-17T11:09:00Z">
          <w:pPr/>
        </w:pPrChange>
      </w:pPr>
      <w:r w:rsidRPr="00A538AE">
        <w:rPr>
          <w:rFonts w:cstheme="minorHAnsi"/>
        </w:rPr>
        <w:t xml:space="preserve">Se cultivan cereales como el trigo con extraordinarios rindes en el sudeste de la provincia de Buenos Aires; y hortalizas entre las que se destaca la papa de Balcarce, también en la provincia de Buenos Aires. </w:t>
      </w:r>
    </w:p>
    <w:p w14:paraId="7F3E96F3" w14:textId="77777777" w:rsidR="00514BF6" w:rsidRPr="00A538AE" w:rsidRDefault="00514BF6">
      <w:pPr>
        <w:jc w:val="both"/>
        <w:rPr>
          <w:rFonts w:cstheme="minorHAnsi"/>
        </w:rPr>
        <w:pPrChange w:id="191" w:author="Gonzalo Pedrotti" w:date="2019-05-17T11:09:00Z">
          <w:pPr/>
        </w:pPrChange>
      </w:pPr>
      <w:r w:rsidRPr="00A538AE">
        <w:rPr>
          <w:rFonts w:cstheme="minorHAnsi"/>
        </w:rPr>
        <w:t>En cuanto a la provincia de Córdoba, ésta se encuentra en el octavo lugar a nivel mundial como máximos productores de trigo.</w:t>
      </w:r>
    </w:p>
    <w:p w14:paraId="1F31D9F2" w14:textId="77777777" w:rsidR="00072B68" w:rsidRPr="00A538AE" w:rsidRDefault="00072B68">
      <w:pPr>
        <w:jc w:val="both"/>
        <w:rPr>
          <w:rFonts w:cstheme="minorHAnsi"/>
        </w:rPr>
        <w:pPrChange w:id="192" w:author="Gonzalo Pedrotti" w:date="2019-05-17T11:09:00Z">
          <w:pPr/>
        </w:pPrChange>
      </w:pPr>
      <w:r w:rsidRPr="00A538AE">
        <w:rPr>
          <w:rFonts w:cstheme="minorHAnsi"/>
        </w:rPr>
        <w:t>Frutos como los cítricos, duraznos y ciruelas, son las preferidos de las zonas de Rosario y San Pedro, En tanto en Entre Ríos se destacan las mandarinas, naranjas y limones. El 50 por ciento del total de producción florícola argentina se concentra en la Provincia de Buenos Aires.</w:t>
      </w:r>
    </w:p>
    <w:p w14:paraId="5682E185" w14:textId="77777777" w:rsidR="00D4183D" w:rsidRPr="00A538AE" w:rsidRDefault="00D4183D">
      <w:pPr>
        <w:jc w:val="both"/>
        <w:rPr>
          <w:rFonts w:cstheme="minorHAnsi"/>
        </w:rPr>
        <w:pPrChange w:id="193" w:author="Gonzalo Pedrotti" w:date="2019-05-17T11:09:00Z">
          <w:pPr/>
        </w:pPrChange>
      </w:pPr>
    </w:p>
    <w:p w14:paraId="76128587" w14:textId="77777777" w:rsidR="00970CB0" w:rsidRPr="00A538AE" w:rsidRDefault="00970CB0">
      <w:pPr>
        <w:pStyle w:val="Ttulo2"/>
        <w:jc w:val="both"/>
        <w:rPr>
          <w:rFonts w:asciiTheme="minorHAnsi" w:hAnsiTheme="minorHAnsi" w:cstheme="minorHAnsi"/>
          <w:sz w:val="22"/>
          <w:szCs w:val="22"/>
        </w:rPr>
        <w:pPrChange w:id="194" w:author="Gonzalo Pedrotti" w:date="2019-05-17T11:09:00Z">
          <w:pPr>
            <w:pStyle w:val="Ttulo2"/>
          </w:pPr>
        </w:pPrChange>
      </w:pPr>
    </w:p>
    <w:p w14:paraId="3F99808F" w14:textId="77777777" w:rsidR="00072B68" w:rsidRPr="00A538AE" w:rsidRDefault="0098235C">
      <w:pPr>
        <w:pStyle w:val="Ttulo2"/>
        <w:rPr>
          <w:rPrChange w:id="195" w:author="Gonzalo Pedrotti" w:date="2019-05-17T11:10:00Z">
            <w:rPr>
              <w:sz w:val="22"/>
              <w:szCs w:val="22"/>
            </w:rPr>
          </w:rPrChange>
        </w:rPr>
      </w:pPr>
      <w:bookmarkStart w:id="196" w:name="_Toc9000860"/>
      <w:r w:rsidRPr="00A538AE">
        <w:rPr>
          <w:rPrChange w:id="197" w:author="Gonzalo Pedrotti" w:date="2019-05-17T11:10:00Z">
            <w:rPr>
              <w:sz w:val="22"/>
              <w:szCs w:val="22"/>
            </w:rPr>
          </w:rPrChange>
        </w:rPr>
        <w:t>Z</w:t>
      </w:r>
      <w:r w:rsidR="00072B68" w:rsidRPr="00A538AE">
        <w:rPr>
          <w:rPrChange w:id="198" w:author="Gonzalo Pedrotti" w:date="2019-05-17T11:10:00Z">
            <w:rPr>
              <w:sz w:val="22"/>
              <w:szCs w:val="22"/>
            </w:rPr>
          </w:rPrChange>
        </w:rPr>
        <w:t>ona</w:t>
      </w:r>
      <w:r w:rsidRPr="00A538AE">
        <w:rPr>
          <w:rPrChange w:id="199" w:author="Gonzalo Pedrotti" w:date="2019-05-17T11:10:00Z">
            <w:rPr>
              <w:sz w:val="22"/>
              <w:szCs w:val="22"/>
            </w:rPr>
          </w:rPrChange>
        </w:rPr>
        <w:t xml:space="preserve"> de clima </w:t>
      </w:r>
      <w:r w:rsidR="00072B68" w:rsidRPr="00A538AE">
        <w:rPr>
          <w:rPrChange w:id="200" w:author="Gonzalo Pedrotti" w:date="2019-05-17T11:10:00Z">
            <w:rPr>
              <w:sz w:val="22"/>
              <w:szCs w:val="22"/>
            </w:rPr>
          </w:rPrChange>
        </w:rPr>
        <w:t>subtropical</w:t>
      </w:r>
      <w:bookmarkEnd w:id="196"/>
      <w:del w:id="201" w:author="Gonzalo Pedrotti" w:date="2019-05-17T11:10:00Z">
        <w:r w:rsidR="00072B68" w:rsidRPr="00A538AE" w:rsidDel="00A538AE">
          <w:rPr>
            <w:rPrChange w:id="202" w:author="Gonzalo Pedrotti" w:date="2019-05-17T11:10:00Z">
              <w:rPr>
                <w:sz w:val="22"/>
                <w:szCs w:val="22"/>
              </w:rPr>
            </w:rPrChange>
          </w:rPr>
          <w:delText>:</w:delText>
        </w:r>
      </w:del>
    </w:p>
    <w:p w14:paraId="7EE5B2CE" w14:textId="77777777" w:rsidR="00072B68" w:rsidRPr="00A538AE" w:rsidRDefault="00072B68">
      <w:pPr>
        <w:jc w:val="both"/>
        <w:rPr>
          <w:rFonts w:cstheme="minorHAnsi"/>
        </w:rPr>
        <w:pPrChange w:id="203" w:author="Gonzalo Pedrotti" w:date="2019-05-17T11:09:00Z">
          <w:pPr/>
        </w:pPrChange>
      </w:pPr>
      <w:r w:rsidRPr="00A538AE">
        <w:rPr>
          <w:rFonts w:cstheme="minorHAnsi"/>
        </w:rPr>
        <w:t>La zona Subtropical se divide en Oriental, Central y Occidental.</w:t>
      </w:r>
    </w:p>
    <w:p w14:paraId="4D098644" w14:textId="77777777" w:rsidR="00072B68" w:rsidRPr="00A538AE" w:rsidRDefault="00072B68">
      <w:pPr>
        <w:jc w:val="both"/>
        <w:rPr>
          <w:rFonts w:cstheme="minorHAnsi"/>
        </w:rPr>
        <w:pPrChange w:id="204" w:author="Gonzalo Pedrotti" w:date="2019-05-17T11:09:00Z">
          <w:pPr/>
        </w:pPrChange>
      </w:pPr>
      <w:r w:rsidRPr="00A538AE">
        <w:rPr>
          <w:rFonts w:cstheme="minorHAnsi"/>
        </w:rPr>
        <w:t>En la zona Subtropical Oriental, ubicada al noreste de Argentina, se encuentra la meseta misionera y la provincia de Corrientes donde se cosecha yerba mate, tung y té. El tung, es un oleaginoso originario de Asia que se adaptó muy bien a esta región y se utiliza para el lustrado de maderas.</w:t>
      </w:r>
    </w:p>
    <w:p w14:paraId="0170BB3E" w14:textId="77777777" w:rsidR="00072B68" w:rsidRPr="00A538AE" w:rsidRDefault="00072B68">
      <w:pPr>
        <w:jc w:val="both"/>
        <w:rPr>
          <w:rFonts w:cstheme="minorHAnsi"/>
        </w:rPr>
        <w:pPrChange w:id="205" w:author="Gonzalo Pedrotti" w:date="2019-05-17T11:09:00Z">
          <w:pPr/>
        </w:pPrChange>
      </w:pPr>
      <w:r w:rsidRPr="00A538AE">
        <w:rPr>
          <w:rFonts w:cstheme="minorHAnsi"/>
        </w:rPr>
        <w:t>La zona Subtropical Central, ubicada en el centro y norte de Argentina, la integra la llanura chaqueña. Allí, se cosecha más del 80% de la producción nacional de algodón; así también como en Santiago del Estero, donde además se cultivan frutas y hortalizas.</w:t>
      </w:r>
    </w:p>
    <w:p w14:paraId="5CCBF983" w14:textId="77777777" w:rsidR="00072B68" w:rsidRPr="00A538AE" w:rsidRDefault="00072B68">
      <w:pPr>
        <w:jc w:val="both"/>
        <w:rPr>
          <w:rFonts w:cstheme="minorHAnsi"/>
        </w:rPr>
        <w:pPrChange w:id="206" w:author="Gonzalo Pedrotti" w:date="2019-05-17T11:09:00Z">
          <w:pPr/>
        </w:pPrChange>
      </w:pPr>
      <w:r w:rsidRPr="00A538AE">
        <w:rPr>
          <w:rFonts w:cstheme="minorHAnsi"/>
        </w:rPr>
        <w:t xml:space="preserve">Por último, está la zona Subtropical Occidental, ubicada al noroeste del territorio argentino. En esta región, en la zona del valle de Lerma, se recogen cereales, tabaco, caña de azúcar, soja y algodón. Por otra </w:t>
      </w:r>
      <w:r w:rsidR="00970CB0" w:rsidRPr="00A538AE">
        <w:rPr>
          <w:rFonts w:cstheme="minorHAnsi"/>
        </w:rPr>
        <w:t>parte,</w:t>
      </w:r>
      <w:r w:rsidRPr="00A538AE">
        <w:rPr>
          <w:rFonts w:cstheme="minorHAnsi"/>
        </w:rPr>
        <w:t xml:space="preserve"> en los valles Calchaquíes, se destacan por sus viñedos que deparan exquisitos vinos, además de cítricos y frutas tropicales. Finalmente, tenemos la producción de limones en Tucumán, que es considerada como una de las más importantes del país.</w:t>
      </w:r>
    </w:p>
    <w:p w14:paraId="182FF514" w14:textId="77777777" w:rsidR="00072B68" w:rsidRPr="00A538AE" w:rsidRDefault="00072B68">
      <w:pPr>
        <w:pStyle w:val="Ttulo2"/>
        <w:rPr>
          <w:rPrChange w:id="207" w:author="Gonzalo Pedrotti" w:date="2019-05-17T11:10:00Z">
            <w:rPr>
              <w:sz w:val="22"/>
              <w:szCs w:val="22"/>
            </w:rPr>
          </w:rPrChange>
        </w:rPr>
      </w:pPr>
      <w:bookmarkStart w:id="208" w:name="_Toc9000861"/>
      <w:r w:rsidRPr="00A538AE">
        <w:rPr>
          <w:rPrChange w:id="209" w:author="Gonzalo Pedrotti" w:date="2019-05-17T11:10:00Z">
            <w:rPr>
              <w:sz w:val="22"/>
              <w:szCs w:val="22"/>
            </w:rPr>
          </w:rPrChange>
        </w:rPr>
        <w:t>Zona de Clima Árido</w:t>
      </w:r>
      <w:bookmarkEnd w:id="208"/>
      <w:del w:id="210" w:author="Gonzalo Pedrotti" w:date="2019-05-17T11:10:00Z">
        <w:r w:rsidRPr="00A538AE" w:rsidDel="00A538AE">
          <w:rPr>
            <w:rPrChange w:id="211" w:author="Gonzalo Pedrotti" w:date="2019-05-17T11:10:00Z">
              <w:rPr>
                <w:sz w:val="22"/>
                <w:szCs w:val="22"/>
              </w:rPr>
            </w:rPrChange>
          </w:rPr>
          <w:delText>:</w:delText>
        </w:r>
      </w:del>
    </w:p>
    <w:p w14:paraId="02D9C115" w14:textId="77777777" w:rsidR="00072B68" w:rsidRPr="00A538AE" w:rsidRDefault="00072B68">
      <w:pPr>
        <w:jc w:val="both"/>
        <w:rPr>
          <w:rFonts w:cstheme="minorHAnsi"/>
        </w:rPr>
        <w:pPrChange w:id="212" w:author="Gonzalo Pedrotti" w:date="2019-05-17T11:09:00Z">
          <w:pPr/>
        </w:pPrChange>
      </w:pPr>
      <w:r w:rsidRPr="00A538AE">
        <w:rPr>
          <w:rFonts w:cstheme="minorHAnsi"/>
        </w:rPr>
        <w:t>La zona árida ocupa un 75% del territorio de Argentina. La actividad agrícola en esta zona, dada la escasez de lluvias, se desarrolla en donde es posible el aprovechamiento del agua de los ríos para riego.</w:t>
      </w:r>
    </w:p>
    <w:p w14:paraId="76D0FAAC" w14:textId="77777777" w:rsidR="00072B68" w:rsidRPr="00A538AE" w:rsidRDefault="00072B68">
      <w:pPr>
        <w:jc w:val="both"/>
        <w:rPr>
          <w:rFonts w:cstheme="minorHAnsi"/>
        </w:rPr>
        <w:pPrChange w:id="213" w:author="Gonzalo Pedrotti" w:date="2019-05-17T11:09:00Z">
          <w:pPr/>
        </w:pPrChange>
      </w:pPr>
      <w:r w:rsidRPr="00A538AE">
        <w:rPr>
          <w:rFonts w:cstheme="minorHAnsi"/>
        </w:rPr>
        <w:t>Este es el caso de la Cuenca del Desaguadero en Cuyo, donde los viñedos ocupan la mayor parte de la superficie cultivada. Mendoza, San Juan y La Rioja.</w:t>
      </w:r>
    </w:p>
    <w:p w14:paraId="4A2D9398" w14:textId="77777777" w:rsidR="00072B68" w:rsidRPr="00A538AE" w:rsidRDefault="00072B68">
      <w:pPr>
        <w:jc w:val="both"/>
        <w:rPr>
          <w:rFonts w:cstheme="minorHAnsi"/>
        </w:rPr>
        <w:pPrChange w:id="214" w:author="Gonzalo Pedrotti" w:date="2019-05-17T11:09:00Z">
          <w:pPr/>
        </w:pPrChange>
      </w:pPr>
      <w:r w:rsidRPr="00A538AE">
        <w:rPr>
          <w:rFonts w:cstheme="minorHAnsi"/>
        </w:rPr>
        <w:t xml:space="preserve">En la Patagonia </w:t>
      </w:r>
      <w:r w:rsidR="00970CB0" w:rsidRPr="00A538AE">
        <w:rPr>
          <w:rFonts w:cstheme="minorHAnsi"/>
        </w:rPr>
        <w:t>extra andina</w:t>
      </w:r>
      <w:r w:rsidRPr="00A538AE">
        <w:rPr>
          <w:rFonts w:cstheme="minorHAnsi"/>
        </w:rPr>
        <w:t xml:space="preserve"> se destaca el valle del Río Negro dedicado a la actividad agrícola y agroindustrial.</w:t>
      </w:r>
    </w:p>
    <w:p w14:paraId="51840968" w14:textId="77777777" w:rsidR="00072B68" w:rsidRPr="00A538AE" w:rsidRDefault="00B2561F">
      <w:pPr>
        <w:pStyle w:val="Ttulo1"/>
        <w:rPr>
          <w:rPrChange w:id="215" w:author="Gonzalo Pedrotti" w:date="2019-05-17T11:10:00Z">
            <w:rPr>
              <w:rFonts w:asciiTheme="minorHAnsi" w:hAnsiTheme="minorHAnsi" w:cstheme="minorHAnsi"/>
              <w:sz w:val="24"/>
              <w:szCs w:val="24"/>
            </w:rPr>
          </w:rPrChange>
        </w:rPr>
      </w:pPr>
      <w:bookmarkStart w:id="216" w:name="_Toc9000862"/>
      <w:r w:rsidRPr="00A538AE">
        <w:rPr>
          <w:rPrChange w:id="217" w:author="Gonzalo Pedrotti" w:date="2019-05-17T11:10:00Z">
            <w:rPr>
              <w:rFonts w:asciiTheme="minorHAnsi" w:hAnsiTheme="minorHAnsi" w:cstheme="minorHAnsi"/>
              <w:sz w:val="24"/>
              <w:szCs w:val="24"/>
            </w:rPr>
          </w:rPrChange>
        </w:rPr>
        <w:lastRenderedPageBreak/>
        <w:t>Laboreos o actividades en la agricultura</w:t>
      </w:r>
      <w:bookmarkEnd w:id="216"/>
    </w:p>
    <w:p w14:paraId="5169B6CB" w14:textId="77777777" w:rsidR="000B2BE1" w:rsidRPr="00A538AE" w:rsidRDefault="000B2BE1">
      <w:pPr>
        <w:jc w:val="both"/>
        <w:rPr>
          <w:rFonts w:cstheme="minorHAnsi"/>
        </w:rPr>
        <w:pPrChange w:id="218" w:author="Gonzalo Pedrotti" w:date="2019-05-17T11:09:00Z">
          <w:pPr/>
        </w:pPrChange>
      </w:pPr>
    </w:p>
    <w:p w14:paraId="5F9665AE" w14:textId="77777777" w:rsidR="000B2BE1" w:rsidRPr="00A538AE" w:rsidRDefault="000B2BE1">
      <w:pPr>
        <w:jc w:val="both"/>
        <w:rPr>
          <w:rFonts w:cstheme="minorHAnsi"/>
        </w:rPr>
        <w:pPrChange w:id="219" w:author="Gonzalo Pedrotti" w:date="2019-05-17T11:09:00Z">
          <w:pPr/>
        </w:pPrChange>
      </w:pPr>
      <w:r w:rsidRPr="00A538AE">
        <w:rPr>
          <w:rFonts w:cstheme="minorHAnsi"/>
        </w:rPr>
        <w:t>Si bien, en las distintas zonas anteriormente mencionadas se realizan diversas actividades según el cultivo y la región de nuestro país, en nuestro proyecto vamos a desarrollar e implementar funcionalidades teniendo en cuentas las actividades que se realizan en la zona templada de nuestro país. A continuación, se describen las distintas actividades o laboreos que se llevan a cabo:</w:t>
      </w:r>
    </w:p>
    <w:p w14:paraId="27C7BF8B" w14:textId="77777777" w:rsidR="00524EAF" w:rsidRPr="00A538AE" w:rsidRDefault="000B2BE1">
      <w:pPr>
        <w:pStyle w:val="Ttulo2"/>
        <w:rPr>
          <w:rPrChange w:id="220" w:author="Gonzalo Pedrotti" w:date="2019-05-17T11:10:00Z">
            <w:rPr>
              <w:rFonts w:asciiTheme="minorHAnsi" w:hAnsiTheme="minorHAnsi" w:cstheme="minorHAnsi"/>
              <w:sz w:val="22"/>
              <w:szCs w:val="22"/>
            </w:rPr>
          </w:rPrChange>
        </w:rPr>
      </w:pPr>
      <w:r w:rsidRPr="00A538AE">
        <w:rPr>
          <w:rPrChange w:id="221" w:author="Gonzalo Pedrotti" w:date="2019-05-17T11:10:00Z">
            <w:rPr>
              <w:rFonts w:asciiTheme="minorHAnsi" w:hAnsiTheme="minorHAnsi" w:cstheme="minorHAnsi"/>
              <w:sz w:val="22"/>
              <w:szCs w:val="22"/>
            </w:rPr>
          </w:rPrChange>
        </w:rPr>
        <w:t xml:space="preserve"> </w:t>
      </w:r>
      <w:bookmarkStart w:id="222" w:name="_Toc9000863"/>
      <w:r w:rsidR="00524EAF" w:rsidRPr="00A538AE">
        <w:rPr>
          <w:rPrChange w:id="223" w:author="Gonzalo Pedrotti" w:date="2019-05-17T11:10:00Z">
            <w:rPr>
              <w:rFonts w:asciiTheme="minorHAnsi" w:hAnsiTheme="minorHAnsi" w:cstheme="minorHAnsi"/>
              <w:sz w:val="22"/>
              <w:szCs w:val="22"/>
            </w:rPr>
          </w:rPrChange>
        </w:rPr>
        <w:t>Siembra</w:t>
      </w:r>
      <w:bookmarkEnd w:id="222"/>
      <w:del w:id="224" w:author="Gonzalo Pedrotti" w:date="2019-05-17T11:10:00Z">
        <w:r w:rsidR="00524EAF" w:rsidRPr="00A538AE" w:rsidDel="00A538AE">
          <w:rPr>
            <w:rPrChange w:id="225" w:author="Gonzalo Pedrotti" w:date="2019-05-17T11:10:00Z">
              <w:rPr>
                <w:rFonts w:asciiTheme="minorHAnsi" w:hAnsiTheme="minorHAnsi" w:cstheme="minorHAnsi"/>
                <w:sz w:val="22"/>
                <w:szCs w:val="22"/>
              </w:rPr>
            </w:rPrChange>
          </w:rPr>
          <w:delText>:</w:delText>
        </w:r>
      </w:del>
    </w:p>
    <w:p w14:paraId="350C1096" w14:textId="77777777" w:rsidR="00524EAF" w:rsidRPr="00A538AE" w:rsidRDefault="00524EAF">
      <w:pPr>
        <w:jc w:val="both"/>
        <w:rPr>
          <w:rFonts w:cstheme="minorHAnsi"/>
        </w:rPr>
        <w:pPrChange w:id="226" w:author="Gonzalo Pedrotti" w:date="2019-05-17T11:09:00Z">
          <w:pPr/>
        </w:pPrChange>
      </w:pPr>
      <w:r w:rsidRPr="00A538AE">
        <w:rPr>
          <w:rFonts w:cstheme="minorHAnsi"/>
        </w:rPr>
        <w:t>La siembra es el proceso en el cual se inserta la semilla en los surcos trazados en el suelo "preparado para ese fin". La profundidad a la que se deposita la semilla debe ser la adecuada para no dificultar el brote de la planta al germinar, pero tampoco dejarla a la intemperie. Pueden ser sembradas de forma tal que la capa de tierra que las cubra sea de 2 a 3 veces el tamaño de las mismas.</w:t>
      </w:r>
    </w:p>
    <w:p w14:paraId="2AE52335" w14:textId="77777777" w:rsidR="00C33DF2" w:rsidRPr="00A538AE" w:rsidRDefault="006A60A4">
      <w:pPr>
        <w:jc w:val="both"/>
        <w:rPr>
          <w:rFonts w:cstheme="minorHAnsi"/>
        </w:rPr>
        <w:pPrChange w:id="227" w:author="Gonzalo Pedrotti" w:date="2019-05-17T11:09:00Z">
          <w:pPr/>
        </w:pPrChange>
      </w:pPr>
      <w:r w:rsidRPr="00A538AE">
        <w:rPr>
          <w:rFonts w:cstheme="minorHAnsi"/>
          <w:noProof/>
          <w:lang w:eastAsia="es-AR"/>
          <w:rPrChange w:id="228" w:author="Gonzalo Pedrotti" w:date="2019-05-17T11:08:00Z">
            <w:rPr>
              <w:rFonts w:cstheme="minorHAnsi"/>
              <w:noProof/>
              <w:lang w:eastAsia="es-AR"/>
            </w:rPr>
          </w:rPrChange>
        </w:rPr>
        <w:drawing>
          <wp:anchor distT="0" distB="0" distL="114300" distR="114300" simplePos="0" relativeHeight="251678720" behindDoc="0" locked="0" layoutInCell="1" allowOverlap="1" wp14:anchorId="4B3A68D5" wp14:editId="1AD49550">
            <wp:simplePos x="0" y="0"/>
            <wp:positionH relativeFrom="margin">
              <wp:align>center</wp:align>
            </wp:positionH>
            <wp:positionV relativeFrom="paragraph">
              <wp:posOffset>1124412</wp:posOffset>
            </wp:positionV>
            <wp:extent cx="3545205" cy="2658110"/>
            <wp:effectExtent l="0" t="0" r="0" b="8890"/>
            <wp:wrapTopAndBottom/>
            <wp:docPr id="4" name="Imagen 4" descr="picture of Sembrando Soja (Sembrado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of Sembrando Soja (Sembrador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205"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EAF" w:rsidRPr="00A538AE">
        <w:rPr>
          <w:rFonts w:cstheme="minorHAnsi"/>
        </w:rPr>
        <w:t xml:space="preserve">Entre los cultivos que se siembran se destacan la avena, el trigo, y el centeno, los pastos y legumbres son también sembradas de semilla, en tanto el maíz y la soja son plantadas en forma más espaciada. Al plantar, los surcos se encuentran separados unos 70 cm unos de otros, y se intenta espaciar a las semillas individuales; para ello se utilizan diversos </w:t>
      </w:r>
      <w:r w:rsidR="00C33DF2" w:rsidRPr="00A538AE">
        <w:rPr>
          <w:rFonts w:cstheme="minorHAnsi"/>
        </w:rPr>
        <w:t>d</w:t>
      </w:r>
      <w:r w:rsidR="00524EAF" w:rsidRPr="00A538AE">
        <w:rPr>
          <w:rFonts w:cstheme="minorHAnsi"/>
        </w:rPr>
        <w:t>ispositivos para disponer las semillas a intervalos exactos, lo cual maximiza el rinde y permite ahorrar semillas.</w:t>
      </w:r>
    </w:p>
    <w:p w14:paraId="3384847E" w14:textId="77777777" w:rsidR="006A60A4" w:rsidRPr="00A538AE" w:rsidRDefault="006A60A4">
      <w:pPr>
        <w:jc w:val="both"/>
        <w:rPr>
          <w:rFonts w:cstheme="minorHAnsi"/>
        </w:rPr>
        <w:pPrChange w:id="229" w:author="Gonzalo Pedrotti" w:date="2019-05-17T11:09:00Z">
          <w:pPr/>
        </w:pPrChange>
      </w:pPr>
    </w:p>
    <w:p w14:paraId="7DDBA040" w14:textId="77777777" w:rsidR="00524EAF" w:rsidRPr="00A538AE" w:rsidRDefault="00524EAF">
      <w:pPr>
        <w:pStyle w:val="Ttulo2"/>
        <w:rPr>
          <w:rPrChange w:id="230" w:author="Gonzalo Pedrotti" w:date="2019-05-17T11:10:00Z">
            <w:rPr>
              <w:rFonts w:asciiTheme="minorHAnsi" w:hAnsiTheme="minorHAnsi" w:cstheme="minorHAnsi"/>
              <w:sz w:val="22"/>
              <w:szCs w:val="22"/>
            </w:rPr>
          </w:rPrChange>
        </w:rPr>
      </w:pPr>
      <w:bookmarkStart w:id="231" w:name="_Toc9000864"/>
      <w:r w:rsidRPr="00A538AE">
        <w:rPr>
          <w:rPrChange w:id="232" w:author="Gonzalo Pedrotti" w:date="2019-05-17T11:10:00Z">
            <w:rPr>
              <w:rFonts w:asciiTheme="minorHAnsi" w:hAnsiTheme="minorHAnsi" w:cstheme="minorHAnsi"/>
              <w:sz w:val="22"/>
              <w:szCs w:val="22"/>
            </w:rPr>
          </w:rPrChange>
        </w:rPr>
        <w:t>Fertilización o Abonado</w:t>
      </w:r>
      <w:bookmarkEnd w:id="231"/>
      <w:del w:id="233" w:author="Gonzalo Pedrotti" w:date="2019-05-17T11:10:00Z">
        <w:r w:rsidRPr="00A538AE" w:rsidDel="00A538AE">
          <w:rPr>
            <w:rPrChange w:id="234" w:author="Gonzalo Pedrotti" w:date="2019-05-17T11:10:00Z">
              <w:rPr>
                <w:rFonts w:asciiTheme="minorHAnsi" w:hAnsiTheme="minorHAnsi" w:cstheme="minorHAnsi"/>
                <w:sz w:val="22"/>
                <w:szCs w:val="22"/>
              </w:rPr>
            </w:rPrChange>
          </w:rPr>
          <w:delText>:</w:delText>
        </w:r>
      </w:del>
    </w:p>
    <w:p w14:paraId="6D9FA637" w14:textId="77777777" w:rsidR="00524EAF" w:rsidRPr="00A538AE" w:rsidRDefault="00524EAF">
      <w:pPr>
        <w:jc w:val="both"/>
        <w:rPr>
          <w:rFonts w:cstheme="minorHAnsi"/>
        </w:rPr>
        <w:pPrChange w:id="235" w:author="Gonzalo Pedrotti" w:date="2019-05-17T11:09:00Z">
          <w:pPr/>
        </w:pPrChange>
      </w:pPr>
      <w:r w:rsidRPr="00A538AE">
        <w:rPr>
          <w:rFonts w:cstheme="minorHAnsi"/>
        </w:rPr>
        <w:t xml:space="preserve">El enriquecimiento del terreno a través de la fertilización propicia la presencia de nutrientes en el mismo, ya sea de manera natural (mediante procesos de </w:t>
      </w:r>
      <w:proofErr w:type="spellStart"/>
      <w:r w:rsidRPr="00A538AE">
        <w:rPr>
          <w:rFonts w:cstheme="minorHAnsi"/>
        </w:rPr>
        <w:t>composting</w:t>
      </w:r>
      <w:proofErr w:type="spellEnd"/>
      <w:r w:rsidRPr="00A538AE">
        <w:rPr>
          <w:rFonts w:cstheme="minorHAnsi"/>
        </w:rPr>
        <w:t xml:space="preserve"> o reciclaje de materia en descomposición) o a través de añadidos químicos (sulfatos, nitratos, urea, etc.). En ocasiones esto puede incidir en el tamaño y volumen de la fruta obtenida.</w:t>
      </w:r>
    </w:p>
    <w:p w14:paraId="20B88CA2" w14:textId="77777777" w:rsidR="00524EAF" w:rsidRPr="00A538AE" w:rsidRDefault="00524EAF">
      <w:pPr>
        <w:jc w:val="both"/>
        <w:rPr>
          <w:rFonts w:cstheme="minorHAnsi"/>
        </w:rPr>
        <w:pPrChange w:id="236" w:author="Gonzalo Pedrotti" w:date="2019-05-17T11:09:00Z">
          <w:pPr/>
        </w:pPrChange>
      </w:pPr>
      <w:r w:rsidRPr="00A538AE">
        <w:rPr>
          <w:rFonts w:cstheme="minorHAnsi"/>
        </w:rPr>
        <w:t xml:space="preserve">Un fertilizante es cualquier tipo de sustancia orgánica o inorgánica que contiene nutrientes en formas asimilables por las plantas, para mantener o incrementar el contenido de estos elementos </w:t>
      </w:r>
      <w:r w:rsidRPr="00A538AE">
        <w:rPr>
          <w:rFonts w:cstheme="minorHAnsi"/>
        </w:rPr>
        <w:lastRenderedPageBreak/>
        <w:t xml:space="preserve">en el suelo, mejorar la calidad del sustrato a nivel nutricional, estimular el crecimiento vegetativo de las plantas, etc. </w:t>
      </w:r>
    </w:p>
    <w:p w14:paraId="62F7F80B" w14:textId="77777777" w:rsidR="00B21EFB" w:rsidRPr="00A538AE" w:rsidRDefault="00B21EFB">
      <w:pPr>
        <w:jc w:val="both"/>
        <w:rPr>
          <w:rFonts w:cstheme="minorHAnsi"/>
        </w:rPr>
        <w:pPrChange w:id="237" w:author="Gonzalo Pedrotti" w:date="2019-05-17T11:09:00Z">
          <w:pPr>
            <w:jc w:val="center"/>
          </w:pPr>
        </w:pPrChange>
      </w:pPr>
      <w:r w:rsidRPr="00A538AE">
        <w:rPr>
          <w:rFonts w:cstheme="minorHAnsi"/>
          <w:noProof/>
          <w:rPrChange w:id="238" w:author="Gonzalo Pedrotti" w:date="2019-05-17T11:08:00Z">
            <w:rPr>
              <w:rFonts w:cstheme="minorHAnsi"/>
              <w:noProof/>
            </w:rPr>
          </w:rPrChange>
        </w:rPr>
        <w:drawing>
          <wp:inline distT="0" distB="0" distL="0" distR="0" wp14:anchorId="6870E10C" wp14:editId="4D767209">
            <wp:extent cx="3432290" cy="2288193"/>
            <wp:effectExtent l="0" t="0" r="0" b="0"/>
            <wp:docPr id="13" name="Imagen 13" descr="Resultado de imagen para fertilizacion de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ertilizacion de camp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8078" cy="2325385"/>
                    </a:xfrm>
                    <a:prstGeom prst="rect">
                      <a:avLst/>
                    </a:prstGeom>
                    <a:noFill/>
                    <a:ln>
                      <a:noFill/>
                    </a:ln>
                  </pic:spPr>
                </pic:pic>
              </a:graphicData>
            </a:graphic>
          </wp:inline>
        </w:drawing>
      </w:r>
    </w:p>
    <w:p w14:paraId="5DF3ABFD" w14:textId="77777777" w:rsidR="00524EAF" w:rsidRPr="00A538AE" w:rsidRDefault="00524EAF">
      <w:pPr>
        <w:jc w:val="both"/>
        <w:rPr>
          <w:rFonts w:cstheme="minorHAnsi"/>
        </w:rPr>
        <w:pPrChange w:id="239" w:author="Gonzalo Pedrotti" w:date="2019-05-17T11:09:00Z">
          <w:pPr/>
        </w:pPrChange>
      </w:pPr>
    </w:p>
    <w:p w14:paraId="6819FBA0" w14:textId="77777777" w:rsidR="00524EAF" w:rsidRPr="00A538AE" w:rsidRDefault="00524EAF">
      <w:pPr>
        <w:pStyle w:val="Ttulo2"/>
        <w:rPr>
          <w:rPrChange w:id="240" w:author="Gonzalo Pedrotti" w:date="2019-05-17T11:10:00Z">
            <w:rPr>
              <w:rFonts w:asciiTheme="minorHAnsi" w:hAnsiTheme="minorHAnsi" w:cstheme="minorHAnsi"/>
              <w:sz w:val="22"/>
              <w:szCs w:val="22"/>
            </w:rPr>
          </w:rPrChange>
        </w:rPr>
      </w:pPr>
      <w:bookmarkStart w:id="241" w:name="_Toc9000865"/>
      <w:r w:rsidRPr="00A538AE">
        <w:rPr>
          <w:rPrChange w:id="242" w:author="Gonzalo Pedrotti" w:date="2019-05-17T11:10:00Z">
            <w:rPr>
              <w:rFonts w:asciiTheme="minorHAnsi" w:hAnsiTheme="minorHAnsi" w:cstheme="minorHAnsi"/>
              <w:sz w:val="22"/>
              <w:szCs w:val="22"/>
            </w:rPr>
          </w:rPrChange>
        </w:rPr>
        <w:t>Fumigación</w:t>
      </w:r>
      <w:bookmarkEnd w:id="241"/>
    </w:p>
    <w:p w14:paraId="47D7067C" w14:textId="77777777" w:rsidR="00524EAF" w:rsidRPr="00A538AE" w:rsidRDefault="006A60A4">
      <w:pPr>
        <w:jc w:val="both"/>
        <w:rPr>
          <w:rFonts w:cstheme="minorHAnsi"/>
        </w:rPr>
        <w:pPrChange w:id="243" w:author="Gonzalo Pedrotti" w:date="2019-05-17T11:09:00Z">
          <w:pPr/>
        </w:pPrChange>
      </w:pPr>
      <w:r w:rsidRPr="00A538AE">
        <w:rPr>
          <w:rFonts w:cstheme="minorHAnsi"/>
          <w:noProof/>
          <w:rPrChange w:id="244" w:author="Gonzalo Pedrotti" w:date="2019-05-17T11:08:00Z">
            <w:rPr>
              <w:rFonts w:cstheme="minorHAnsi"/>
              <w:noProof/>
            </w:rPr>
          </w:rPrChange>
        </w:rPr>
        <w:drawing>
          <wp:anchor distT="0" distB="0" distL="114300" distR="114300" simplePos="0" relativeHeight="251679744" behindDoc="0" locked="0" layoutInCell="1" allowOverlap="1" wp14:anchorId="54019397" wp14:editId="5B87FD44">
            <wp:simplePos x="0" y="0"/>
            <wp:positionH relativeFrom="column">
              <wp:posOffset>1093470</wp:posOffset>
            </wp:positionH>
            <wp:positionV relativeFrom="paragraph">
              <wp:posOffset>657225</wp:posOffset>
            </wp:positionV>
            <wp:extent cx="3480435" cy="2316480"/>
            <wp:effectExtent l="0" t="0" r="5715" b="7620"/>
            <wp:wrapTopAndBottom/>
            <wp:docPr id="12" name="Imagen 12" descr="Resultado de imagen para fumigacion cultivos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umigacion cultivos p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43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EAF" w:rsidRPr="00A538AE">
        <w:rPr>
          <w:rFonts w:cstheme="minorHAnsi"/>
        </w:rPr>
        <w:t>El cuidado de los sembradíos se enfoca más que nada en combatir las malezas y las plagas, a través de métodos naturales o de pesticidas, herbicidas y otras sustancias tóxicas que eliminan las especies vegetales y animales indeseadas.</w:t>
      </w:r>
    </w:p>
    <w:p w14:paraId="1F20A954" w14:textId="77777777" w:rsidR="00B21EFB" w:rsidRPr="00A538AE" w:rsidRDefault="00B21EFB">
      <w:pPr>
        <w:jc w:val="both"/>
        <w:rPr>
          <w:rFonts w:cstheme="minorHAnsi"/>
        </w:rPr>
        <w:pPrChange w:id="245" w:author="Gonzalo Pedrotti" w:date="2019-05-17T11:09:00Z">
          <w:pPr/>
        </w:pPrChange>
      </w:pPr>
    </w:p>
    <w:p w14:paraId="430CACAB" w14:textId="77777777" w:rsidR="008359FD" w:rsidRPr="00A538AE" w:rsidRDefault="008359FD">
      <w:pPr>
        <w:pStyle w:val="Ttulo2"/>
        <w:rPr>
          <w:rPrChange w:id="246" w:author="Gonzalo Pedrotti" w:date="2019-05-17T11:10:00Z">
            <w:rPr>
              <w:rFonts w:asciiTheme="minorHAnsi" w:hAnsiTheme="minorHAnsi" w:cstheme="minorHAnsi"/>
              <w:sz w:val="22"/>
              <w:szCs w:val="22"/>
            </w:rPr>
          </w:rPrChange>
        </w:rPr>
      </w:pPr>
      <w:bookmarkStart w:id="247" w:name="_Toc9000866"/>
      <w:r w:rsidRPr="00A538AE">
        <w:rPr>
          <w:rPrChange w:id="248" w:author="Gonzalo Pedrotti" w:date="2019-05-17T11:10:00Z">
            <w:rPr>
              <w:rFonts w:asciiTheme="minorHAnsi" w:hAnsiTheme="minorHAnsi" w:cstheme="minorHAnsi"/>
              <w:sz w:val="22"/>
              <w:szCs w:val="22"/>
            </w:rPr>
          </w:rPrChange>
        </w:rPr>
        <w:t>Cosecha</w:t>
      </w:r>
      <w:bookmarkEnd w:id="247"/>
      <w:del w:id="249" w:author="Gonzalo Pedrotti" w:date="2019-05-17T11:10:00Z">
        <w:r w:rsidRPr="00A538AE" w:rsidDel="00A538AE">
          <w:rPr>
            <w:rPrChange w:id="250" w:author="Gonzalo Pedrotti" w:date="2019-05-17T11:10:00Z">
              <w:rPr>
                <w:rFonts w:asciiTheme="minorHAnsi" w:hAnsiTheme="minorHAnsi" w:cstheme="minorHAnsi"/>
                <w:sz w:val="22"/>
                <w:szCs w:val="22"/>
              </w:rPr>
            </w:rPrChange>
          </w:rPr>
          <w:delText>:</w:delText>
        </w:r>
      </w:del>
    </w:p>
    <w:p w14:paraId="5848FBF4" w14:textId="77777777" w:rsidR="008359FD" w:rsidRPr="00A538AE" w:rsidRDefault="00B2561F">
      <w:pPr>
        <w:jc w:val="both"/>
        <w:rPr>
          <w:rFonts w:cstheme="minorHAnsi"/>
        </w:rPr>
        <w:pPrChange w:id="251" w:author="Gonzalo Pedrotti" w:date="2019-05-17T11:09:00Z">
          <w:pPr/>
        </w:pPrChange>
      </w:pPr>
      <w:r w:rsidRPr="00A538AE">
        <w:rPr>
          <w:rFonts w:cstheme="minorHAnsi"/>
        </w:rPr>
        <w:t>En agricultura la cosecha se basa en la recolección de los frutos, semillas u hortalizas de los campos en la época del año en que están maduros.</w:t>
      </w:r>
      <w:r w:rsidR="008359FD" w:rsidRPr="00A538AE">
        <w:rPr>
          <w:rFonts w:cstheme="minorHAnsi"/>
        </w:rPr>
        <w:t xml:space="preserve"> </w:t>
      </w:r>
      <w:r w:rsidRPr="00A538AE">
        <w:rPr>
          <w:rFonts w:cstheme="minorHAnsi"/>
        </w:rPr>
        <w:t xml:space="preserve">La sincronización de plantación y cosecha es una decisión crítica, que depende del equilibrio entre las posibles condiciones atmosféricas y el </w:t>
      </w:r>
      <w:r w:rsidR="008359FD" w:rsidRPr="00A538AE">
        <w:rPr>
          <w:rFonts w:cstheme="minorHAnsi"/>
        </w:rPr>
        <w:t>grado de madurez de la cosecha.</w:t>
      </w:r>
    </w:p>
    <w:p w14:paraId="02F6A5B2" w14:textId="77777777" w:rsidR="008359FD" w:rsidRPr="00A538AE" w:rsidRDefault="00B2561F">
      <w:pPr>
        <w:jc w:val="both"/>
        <w:rPr>
          <w:rFonts w:cstheme="minorHAnsi"/>
        </w:rPr>
        <w:pPrChange w:id="252" w:author="Gonzalo Pedrotti" w:date="2019-05-17T11:09:00Z">
          <w:pPr/>
        </w:pPrChange>
      </w:pPr>
      <w:r w:rsidRPr="00A538AE">
        <w:rPr>
          <w:rFonts w:cstheme="minorHAnsi"/>
        </w:rPr>
        <w:t>Las condiciones atmosféricas tales como heladas o períodos fríos y calientes fuera de temporada pueden afectar a la producción y calidad.</w:t>
      </w:r>
      <w:r w:rsidR="008359FD" w:rsidRPr="00A538AE">
        <w:rPr>
          <w:rFonts w:cstheme="minorHAnsi"/>
        </w:rPr>
        <w:t xml:space="preserve"> </w:t>
      </w:r>
      <w:r w:rsidRPr="00A538AE">
        <w:rPr>
          <w:rFonts w:cstheme="minorHAnsi"/>
        </w:rPr>
        <w:t>En general, acertar la fecha ideal de la cosecha tiene su parte de juego de azar.</w:t>
      </w:r>
    </w:p>
    <w:p w14:paraId="4B3F6046" w14:textId="77777777" w:rsidR="00B2561F" w:rsidRPr="00A538AE" w:rsidRDefault="00B2561F">
      <w:pPr>
        <w:jc w:val="both"/>
        <w:rPr>
          <w:rFonts w:cstheme="minorHAnsi"/>
        </w:rPr>
        <w:pPrChange w:id="253" w:author="Gonzalo Pedrotti" w:date="2019-05-17T11:09:00Z">
          <w:pPr/>
        </w:pPrChange>
      </w:pPr>
      <w:r w:rsidRPr="00A538AE">
        <w:rPr>
          <w:rFonts w:cstheme="minorHAnsi"/>
        </w:rPr>
        <w:lastRenderedPageBreak/>
        <w:t>En granjas más pequeñas donde la mecanización es mínima, la cosecha es el trabajo manual más intenso durante la época de recolección. En granjas grandes y mecanizadas es en esta época cuando se utiliza la maquinaria más pesada y sofisticada como la cosechadora.</w:t>
      </w:r>
      <w:r w:rsidR="002E28A8" w:rsidRPr="00A538AE">
        <w:rPr>
          <w:rFonts w:cstheme="minorHAnsi"/>
        </w:rPr>
        <w:t xml:space="preserve"> En algunos casos este proceso incluye el sacrificio de las plantas.</w:t>
      </w:r>
    </w:p>
    <w:p w14:paraId="595D49A1" w14:textId="77777777" w:rsidR="000B2BE1" w:rsidRPr="00A538AE" w:rsidRDefault="00B21EFB">
      <w:pPr>
        <w:jc w:val="both"/>
        <w:rPr>
          <w:rFonts w:cstheme="minorHAnsi"/>
        </w:rPr>
        <w:pPrChange w:id="254" w:author="Gonzalo Pedrotti" w:date="2019-05-17T11:09:00Z">
          <w:pPr/>
        </w:pPrChange>
      </w:pPr>
      <w:r w:rsidRPr="00A538AE">
        <w:rPr>
          <w:rFonts w:cstheme="minorHAnsi"/>
          <w:noProof/>
          <w:lang w:eastAsia="es-AR"/>
          <w:rPrChange w:id="255" w:author="Gonzalo Pedrotti" w:date="2019-05-17T11:08:00Z">
            <w:rPr>
              <w:rFonts w:cstheme="minorHAnsi"/>
              <w:noProof/>
              <w:lang w:eastAsia="es-AR"/>
            </w:rPr>
          </w:rPrChange>
        </w:rPr>
        <w:drawing>
          <wp:anchor distT="0" distB="0" distL="114300" distR="114300" simplePos="0" relativeHeight="251670528" behindDoc="0" locked="0" layoutInCell="1" allowOverlap="1" wp14:anchorId="0B0C0BBF" wp14:editId="682B6365">
            <wp:simplePos x="0" y="0"/>
            <wp:positionH relativeFrom="column">
              <wp:posOffset>1050290</wp:posOffset>
            </wp:positionH>
            <wp:positionV relativeFrom="paragraph">
              <wp:posOffset>591185</wp:posOffset>
            </wp:positionV>
            <wp:extent cx="3228975" cy="2422525"/>
            <wp:effectExtent l="0" t="0" r="9525" b="0"/>
            <wp:wrapTopAndBottom/>
            <wp:docPr id="2" name="Imagen 2" descr="https://upload.wikimedia.org/wikipedia/commons/thumb/7/79/CosechaSoja.jpg/800px-CosechaS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9/CosechaSoja.jpg/800px-CosechaSoj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975"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BE1" w:rsidRPr="00A538AE">
        <w:rPr>
          <w:rFonts w:cstheme="minorHAnsi"/>
        </w:rPr>
        <w:t xml:space="preserve">En la siguiente imagen, se muestra </w:t>
      </w:r>
      <w:r w:rsidR="002B2A1B" w:rsidRPr="00A538AE">
        <w:rPr>
          <w:rFonts w:cstheme="minorHAnsi"/>
        </w:rPr>
        <w:t>cómo se cosecha la Soja. La misma debe segarse (cortarse) a ras del suelo para recoger todas la vainas o chauchas.</w:t>
      </w:r>
    </w:p>
    <w:p w14:paraId="6ADE7B0E" w14:textId="77777777" w:rsidR="000B2BE1" w:rsidRPr="00A538AE" w:rsidRDefault="000B2BE1">
      <w:pPr>
        <w:jc w:val="both"/>
        <w:rPr>
          <w:rFonts w:cstheme="minorHAnsi"/>
        </w:rPr>
        <w:pPrChange w:id="256" w:author="Gonzalo Pedrotti" w:date="2019-05-17T11:09:00Z">
          <w:pPr/>
        </w:pPrChange>
      </w:pPr>
    </w:p>
    <w:p w14:paraId="7423B28E" w14:textId="77777777" w:rsidR="00BD7F4A" w:rsidRPr="00A538AE" w:rsidRDefault="00BD7F4A">
      <w:pPr>
        <w:pStyle w:val="Ttulo2"/>
        <w:rPr>
          <w:rPrChange w:id="257" w:author="Gonzalo Pedrotti" w:date="2019-05-17T11:10:00Z">
            <w:rPr>
              <w:rFonts w:asciiTheme="minorHAnsi" w:hAnsiTheme="minorHAnsi" w:cstheme="minorHAnsi"/>
              <w:sz w:val="22"/>
              <w:szCs w:val="22"/>
            </w:rPr>
          </w:rPrChange>
        </w:rPr>
      </w:pPr>
      <w:bookmarkStart w:id="258" w:name="_Toc9000867"/>
      <w:r w:rsidRPr="00A538AE">
        <w:rPr>
          <w:rPrChange w:id="259" w:author="Gonzalo Pedrotti" w:date="2019-05-17T11:10:00Z">
            <w:rPr>
              <w:rFonts w:asciiTheme="minorHAnsi" w:hAnsiTheme="minorHAnsi" w:cstheme="minorHAnsi"/>
              <w:sz w:val="22"/>
              <w:szCs w:val="22"/>
            </w:rPr>
          </w:rPrChange>
        </w:rPr>
        <w:t>Arado</w:t>
      </w:r>
      <w:bookmarkEnd w:id="258"/>
      <w:del w:id="260" w:author="Gonzalo Pedrotti" w:date="2019-05-17T11:10:00Z">
        <w:r w:rsidRPr="00A538AE" w:rsidDel="00A538AE">
          <w:rPr>
            <w:rPrChange w:id="261" w:author="Gonzalo Pedrotti" w:date="2019-05-17T11:10:00Z">
              <w:rPr>
                <w:rFonts w:asciiTheme="minorHAnsi" w:hAnsiTheme="minorHAnsi" w:cstheme="minorHAnsi"/>
                <w:sz w:val="22"/>
                <w:szCs w:val="22"/>
              </w:rPr>
            </w:rPrChange>
          </w:rPr>
          <w:delText>:</w:delText>
        </w:r>
      </w:del>
    </w:p>
    <w:p w14:paraId="1885F623" w14:textId="77777777" w:rsidR="00BD7F4A" w:rsidRPr="00A538AE" w:rsidRDefault="006A60A4">
      <w:pPr>
        <w:jc w:val="both"/>
        <w:rPr>
          <w:rFonts w:cstheme="minorHAnsi"/>
        </w:rPr>
        <w:pPrChange w:id="262" w:author="Gonzalo Pedrotti" w:date="2019-05-17T11:09:00Z">
          <w:pPr/>
        </w:pPrChange>
      </w:pPr>
      <w:r w:rsidRPr="00A538AE">
        <w:rPr>
          <w:rFonts w:cstheme="minorHAnsi"/>
          <w:noProof/>
          <w:rPrChange w:id="263" w:author="Gonzalo Pedrotti" w:date="2019-05-17T11:08:00Z">
            <w:rPr>
              <w:rFonts w:cstheme="minorHAnsi"/>
              <w:noProof/>
            </w:rPr>
          </w:rPrChange>
        </w:rPr>
        <w:drawing>
          <wp:anchor distT="0" distB="0" distL="114300" distR="114300" simplePos="0" relativeHeight="251681792" behindDoc="0" locked="0" layoutInCell="1" allowOverlap="1" wp14:anchorId="6390FEB1" wp14:editId="4C87C6CF">
            <wp:simplePos x="0" y="0"/>
            <wp:positionH relativeFrom="column">
              <wp:posOffset>1023620</wp:posOffset>
            </wp:positionH>
            <wp:positionV relativeFrom="paragraph">
              <wp:posOffset>868622</wp:posOffset>
            </wp:positionV>
            <wp:extent cx="3246755" cy="2343150"/>
            <wp:effectExtent l="0" t="0" r="0" b="0"/>
            <wp:wrapTopAndBottom/>
            <wp:docPr id="14" name="Imagen 14" descr="Resultado de imagen para a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ra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675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F4A" w:rsidRPr="00A538AE">
        <w:rPr>
          <w:rFonts w:cstheme="minorHAnsi"/>
        </w:rPr>
        <w:t xml:space="preserve">Arar significa abrir surcos superficiales en el terreno y así prepararlo para recibir la semilla. Actualmente, se realiza con tractores y mecanismos de cultivo especializados, como arados de discos, rastra, etc. Esta actividad está dejando de implementarse </w:t>
      </w:r>
      <w:r w:rsidR="00B21EFB" w:rsidRPr="00A538AE">
        <w:rPr>
          <w:rFonts w:cstheme="minorHAnsi"/>
        </w:rPr>
        <w:t>ya que,</w:t>
      </w:r>
      <w:r w:rsidR="00BD7F4A" w:rsidRPr="00A538AE">
        <w:rPr>
          <w:rFonts w:cstheme="minorHAnsi"/>
        </w:rPr>
        <w:t xml:space="preserve"> con la utilización de la siembra directa, es la misma sembradora quien realizar la tarea de apertura de surcos.</w:t>
      </w:r>
    </w:p>
    <w:p w14:paraId="66405CA0" w14:textId="77777777" w:rsidR="006A60A4" w:rsidRPr="00A538AE" w:rsidRDefault="006A60A4">
      <w:pPr>
        <w:jc w:val="both"/>
        <w:rPr>
          <w:rFonts w:cstheme="minorHAnsi"/>
        </w:rPr>
        <w:pPrChange w:id="264" w:author="Gonzalo Pedrotti" w:date="2019-05-17T11:09:00Z">
          <w:pPr/>
        </w:pPrChange>
      </w:pPr>
    </w:p>
    <w:p w14:paraId="4E2E6401" w14:textId="77777777" w:rsidR="00D61293" w:rsidRPr="00A538AE" w:rsidRDefault="008F7F83">
      <w:pPr>
        <w:pStyle w:val="Ttulo2"/>
        <w:rPr>
          <w:rPrChange w:id="265" w:author="Gonzalo Pedrotti" w:date="2019-05-17T11:10:00Z">
            <w:rPr>
              <w:rFonts w:asciiTheme="minorHAnsi" w:hAnsiTheme="minorHAnsi" w:cstheme="minorHAnsi"/>
              <w:sz w:val="22"/>
              <w:szCs w:val="22"/>
            </w:rPr>
          </w:rPrChange>
        </w:rPr>
      </w:pPr>
      <w:bookmarkStart w:id="266" w:name="_Toc9000868"/>
      <w:r w:rsidRPr="00A538AE">
        <w:rPr>
          <w:rPrChange w:id="267" w:author="Gonzalo Pedrotti" w:date="2019-05-17T11:10:00Z">
            <w:rPr>
              <w:rFonts w:asciiTheme="minorHAnsi" w:hAnsiTheme="minorHAnsi" w:cstheme="minorHAnsi"/>
              <w:sz w:val="22"/>
              <w:szCs w:val="22"/>
            </w:rPr>
          </w:rPrChange>
        </w:rPr>
        <w:lastRenderedPageBreak/>
        <w:t>Riego</w:t>
      </w:r>
      <w:bookmarkEnd w:id="266"/>
      <w:del w:id="268" w:author="Gonzalo Pedrotti" w:date="2019-05-17T11:10:00Z">
        <w:r w:rsidRPr="00A538AE" w:rsidDel="00A538AE">
          <w:rPr>
            <w:rPrChange w:id="269" w:author="Gonzalo Pedrotti" w:date="2019-05-17T11:10:00Z">
              <w:rPr>
                <w:rFonts w:asciiTheme="minorHAnsi" w:hAnsiTheme="minorHAnsi" w:cstheme="minorHAnsi"/>
                <w:sz w:val="22"/>
                <w:szCs w:val="22"/>
              </w:rPr>
            </w:rPrChange>
          </w:rPr>
          <w:delText>:</w:delText>
        </w:r>
      </w:del>
    </w:p>
    <w:p w14:paraId="64BF5A32" w14:textId="77777777" w:rsidR="00B21EFB" w:rsidRPr="00A538AE" w:rsidRDefault="00B21EFB">
      <w:pPr>
        <w:jc w:val="both"/>
        <w:rPr>
          <w:rFonts w:cstheme="minorHAnsi"/>
        </w:rPr>
        <w:pPrChange w:id="270" w:author="Gonzalo Pedrotti" w:date="2019-05-17T11:09:00Z">
          <w:pPr/>
        </w:pPrChange>
      </w:pPr>
      <w:r w:rsidRPr="00A538AE">
        <w:rPr>
          <w:rFonts w:cstheme="minorHAnsi"/>
        </w:rPr>
        <w:t xml:space="preserve">El riego artificial como tal, no es una actividad indispensable para el correcto desarrollo de los cultivos, sino que, en ciertas regiones, se requiere de la aplicación sistemática de agua en los cultivos para mejorar su crecimiento. </w:t>
      </w:r>
    </w:p>
    <w:p w14:paraId="1BF41638" w14:textId="77777777" w:rsidR="00B21EFB" w:rsidRPr="00A538AE" w:rsidRDefault="00B21EFB">
      <w:pPr>
        <w:jc w:val="both"/>
        <w:rPr>
          <w:rFonts w:cstheme="minorHAnsi"/>
        </w:rPr>
        <w:pPrChange w:id="271" w:author="Gonzalo Pedrotti" w:date="2019-05-17T11:09:00Z">
          <w:pPr/>
        </w:pPrChange>
      </w:pPr>
      <w:r w:rsidRPr="00A538AE">
        <w:rPr>
          <w:rFonts w:cstheme="minorHAnsi"/>
        </w:rPr>
        <w:t>El riego artificial consiste</w:t>
      </w:r>
      <w:r w:rsidR="002E28A8" w:rsidRPr="00A538AE">
        <w:rPr>
          <w:rFonts w:cstheme="minorHAnsi"/>
        </w:rPr>
        <w:t xml:space="preserve"> en verter agua sobre el sembradío. Esto, claro está, de acuerdo a las necesidades de lo sembrado, ya que algunas plantas requieren de riego constante y otras de riego eventual, o ninguno. De acuerdo a estas condiciones, se procede a regar, o simplemente se espera por las lluvias.</w:t>
      </w:r>
      <w:r w:rsidRPr="00A538AE">
        <w:rPr>
          <w:rFonts w:cstheme="minorHAnsi"/>
        </w:rPr>
        <w:t xml:space="preserve"> El tipo de riego más utilizado es el riesgo por aspersión, como se muestra en la siguiente imagen.</w:t>
      </w:r>
    </w:p>
    <w:p w14:paraId="7E0524F4" w14:textId="77777777" w:rsidR="00B21EFB" w:rsidRPr="00A538AE" w:rsidRDefault="00B21EFB">
      <w:pPr>
        <w:jc w:val="both"/>
        <w:rPr>
          <w:rFonts w:cstheme="minorHAnsi"/>
        </w:rPr>
        <w:pPrChange w:id="272" w:author="Gonzalo Pedrotti" w:date="2019-05-17T11:09:00Z">
          <w:pPr/>
        </w:pPrChange>
      </w:pPr>
      <w:r w:rsidRPr="00A538AE">
        <w:rPr>
          <w:rFonts w:cstheme="minorHAnsi"/>
          <w:noProof/>
          <w:lang w:eastAsia="es-AR"/>
          <w:rPrChange w:id="273" w:author="Gonzalo Pedrotti" w:date="2019-05-17T11:08:00Z">
            <w:rPr>
              <w:rFonts w:cstheme="minorHAnsi"/>
              <w:noProof/>
              <w:lang w:eastAsia="es-AR"/>
            </w:rPr>
          </w:rPrChange>
        </w:rPr>
        <w:drawing>
          <wp:anchor distT="0" distB="0" distL="114300" distR="114300" simplePos="0" relativeHeight="251676672" behindDoc="0" locked="0" layoutInCell="1" allowOverlap="1" wp14:anchorId="0FE2CC5E" wp14:editId="0AC6EB79">
            <wp:simplePos x="0" y="0"/>
            <wp:positionH relativeFrom="column">
              <wp:posOffset>774065</wp:posOffset>
            </wp:positionH>
            <wp:positionV relativeFrom="paragraph">
              <wp:posOffset>203835</wp:posOffset>
            </wp:positionV>
            <wp:extent cx="3145790" cy="2160270"/>
            <wp:effectExtent l="0" t="0" r="0" b="0"/>
            <wp:wrapTopAndBottom/>
            <wp:docPr id="6" name="Imagen 6" descr="https://upload.wikimedia.org/wikipedia/commons/thumb/1/17/PivotIrrigationOnCotton.jpg/300px-PivotIrrigationOnCo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1/17/PivotIrrigationOnCotton.jpg/300px-PivotIrrigationOnCott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790D7" w14:textId="77777777" w:rsidR="00B21EFB" w:rsidRPr="00A538AE" w:rsidRDefault="00B21EFB">
      <w:pPr>
        <w:jc w:val="both"/>
        <w:rPr>
          <w:rFonts w:cstheme="minorHAnsi"/>
        </w:rPr>
        <w:pPrChange w:id="274" w:author="Gonzalo Pedrotti" w:date="2019-05-17T11:09:00Z">
          <w:pPr/>
        </w:pPrChange>
      </w:pPr>
    </w:p>
    <w:p w14:paraId="6E2C46AB" w14:textId="1C4162A1" w:rsidR="008F7F83" w:rsidRPr="00A538AE" w:rsidRDefault="009A1A9D">
      <w:pPr>
        <w:pStyle w:val="Ttulo2"/>
        <w:rPr>
          <w:rPrChange w:id="275" w:author="Gonzalo Pedrotti" w:date="2019-05-17T11:10:00Z">
            <w:rPr>
              <w:sz w:val="22"/>
              <w:szCs w:val="22"/>
            </w:rPr>
          </w:rPrChange>
        </w:rPr>
      </w:pPr>
      <w:bookmarkStart w:id="276" w:name="_Toc9000869"/>
      <w:r w:rsidRPr="00A538AE">
        <w:rPr>
          <w:rPrChange w:id="277" w:author="Gonzalo Pedrotti" w:date="2019-05-17T11:10:00Z">
            <w:rPr>
              <w:sz w:val="22"/>
              <w:szCs w:val="22"/>
            </w:rPr>
          </w:rPrChange>
        </w:rPr>
        <w:t>Almacenamiento de Cereales</w:t>
      </w:r>
      <w:bookmarkEnd w:id="276"/>
      <w:del w:id="278" w:author="Gonzalo Pedrotti" w:date="2019-05-17T11:10:00Z">
        <w:r w:rsidRPr="00A538AE" w:rsidDel="00A538AE">
          <w:rPr>
            <w:rPrChange w:id="279" w:author="Gonzalo Pedrotti" w:date="2019-05-17T11:10:00Z">
              <w:rPr>
                <w:sz w:val="22"/>
                <w:szCs w:val="22"/>
              </w:rPr>
            </w:rPrChange>
          </w:rPr>
          <w:delText>:</w:delText>
        </w:r>
      </w:del>
    </w:p>
    <w:p w14:paraId="33A001A9" w14:textId="77777777" w:rsidR="009A1A9D" w:rsidRPr="00A538AE" w:rsidRDefault="00252BFC">
      <w:pPr>
        <w:jc w:val="both"/>
        <w:rPr>
          <w:rFonts w:cstheme="minorHAnsi"/>
        </w:rPr>
        <w:pPrChange w:id="280" w:author="Gonzalo Pedrotti" w:date="2019-05-17T11:09:00Z">
          <w:pPr/>
        </w:pPrChange>
      </w:pPr>
      <w:r w:rsidRPr="00A538AE">
        <w:rPr>
          <w:rFonts w:cstheme="minorHAnsi"/>
          <w:noProof/>
          <w:rPrChange w:id="281" w:author="Gonzalo Pedrotti" w:date="2019-05-17T11:08:00Z">
            <w:rPr>
              <w:noProof/>
            </w:rPr>
          </w:rPrChange>
        </w:rPr>
        <w:drawing>
          <wp:anchor distT="0" distB="0" distL="114300" distR="114300" simplePos="0" relativeHeight="251682816" behindDoc="0" locked="0" layoutInCell="1" allowOverlap="1" wp14:anchorId="0C4432B7" wp14:editId="2F5A3AF9">
            <wp:simplePos x="0" y="0"/>
            <wp:positionH relativeFrom="margin">
              <wp:posOffset>2827020</wp:posOffset>
            </wp:positionH>
            <wp:positionV relativeFrom="paragraph">
              <wp:posOffset>876300</wp:posOffset>
            </wp:positionV>
            <wp:extent cx="3209925" cy="1990725"/>
            <wp:effectExtent l="0" t="0" r="9525" b="9525"/>
            <wp:wrapTopAndBottom/>
            <wp:docPr id="17" name="Imagen 17" descr="Resultado de imagen para silo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ilobol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99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noProof/>
          <w:rPrChange w:id="282" w:author="Gonzalo Pedrotti" w:date="2019-05-17T11:08:00Z">
            <w:rPr>
              <w:noProof/>
            </w:rPr>
          </w:rPrChange>
        </w:rPr>
        <w:drawing>
          <wp:anchor distT="0" distB="0" distL="114300" distR="114300" simplePos="0" relativeHeight="251683840" behindDoc="0" locked="0" layoutInCell="1" allowOverlap="1" wp14:anchorId="3395278B" wp14:editId="7C1AC51A">
            <wp:simplePos x="0" y="0"/>
            <wp:positionH relativeFrom="margin">
              <wp:align>left</wp:align>
            </wp:positionH>
            <wp:positionV relativeFrom="paragraph">
              <wp:posOffset>881380</wp:posOffset>
            </wp:positionV>
            <wp:extent cx="2880995" cy="1981200"/>
            <wp:effectExtent l="0" t="0" r="0" b="0"/>
            <wp:wrapTopAndBottom/>
            <wp:docPr id="16" name="Imagen 16" descr="Resultado de imagen para almacenamiento de cere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lmacenamiento de cere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504" cy="1993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A9D" w:rsidRPr="00A538AE">
        <w:rPr>
          <w:rFonts w:cstheme="minorHAnsi"/>
        </w:rPr>
        <w:t>El almacenamiento de cereales consiste en el resguardo de los mismo</w:t>
      </w:r>
      <w:r w:rsidRPr="00A538AE">
        <w:rPr>
          <w:rFonts w:cstheme="minorHAnsi"/>
        </w:rPr>
        <w:t>s</w:t>
      </w:r>
      <w:r w:rsidR="009A1A9D" w:rsidRPr="00A538AE">
        <w:rPr>
          <w:rFonts w:cstheme="minorHAnsi"/>
        </w:rPr>
        <w:t xml:space="preserve"> con el objetivo de mantener su calidad</w:t>
      </w:r>
      <w:r w:rsidRPr="00A538AE">
        <w:rPr>
          <w:rFonts w:cstheme="minorHAnsi"/>
        </w:rPr>
        <w:t xml:space="preserve">, para una posterior utilización, ya sea para realizar una siembra, consumo, venta, o cualquier otra actividad. Hay distintas maneras de almacenar, en </w:t>
      </w:r>
      <w:proofErr w:type="spellStart"/>
      <w:r w:rsidRPr="00A538AE">
        <w:rPr>
          <w:rFonts w:cstheme="minorHAnsi"/>
        </w:rPr>
        <w:t>silobolsas</w:t>
      </w:r>
      <w:proofErr w:type="spellEnd"/>
      <w:r w:rsidRPr="00A538AE">
        <w:rPr>
          <w:rFonts w:cstheme="minorHAnsi"/>
        </w:rPr>
        <w:t>, depósitos, silos, etc.</w:t>
      </w:r>
    </w:p>
    <w:p w14:paraId="1C6C8DD5" w14:textId="77777777" w:rsidR="00252BFC" w:rsidRPr="00A538AE" w:rsidRDefault="00252BFC">
      <w:pPr>
        <w:jc w:val="both"/>
        <w:rPr>
          <w:rFonts w:cstheme="minorHAnsi"/>
        </w:rPr>
        <w:pPrChange w:id="283" w:author="Gonzalo Pedrotti" w:date="2019-05-17T11:09:00Z">
          <w:pPr/>
        </w:pPrChange>
      </w:pPr>
      <w:r w:rsidRPr="00A538AE">
        <w:rPr>
          <w:rFonts w:cstheme="minorHAnsi"/>
          <w:rPrChange w:id="284" w:author="Gonzalo Pedrotti" w:date="2019-05-17T11:08:00Z">
            <w:rPr/>
          </w:rPrChange>
        </w:rPr>
        <w:t xml:space="preserve"> </w:t>
      </w:r>
    </w:p>
    <w:p w14:paraId="0257E59D" w14:textId="77777777" w:rsidR="00A538AE" w:rsidRDefault="00A538AE">
      <w:pPr>
        <w:rPr>
          <w:ins w:id="285" w:author="Gonzalo Pedrotti" w:date="2019-05-17T11:11:00Z"/>
        </w:rPr>
        <w:pPrChange w:id="286" w:author="Gonzalo Pedrotti" w:date="2019-05-17T11:11:00Z">
          <w:pPr>
            <w:pStyle w:val="Ttulo2"/>
            <w:jc w:val="both"/>
          </w:pPr>
        </w:pPrChange>
      </w:pPr>
    </w:p>
    <w:p w14:paraId="0B89EB44" w14:textId="13717310" w:rsidR="00E12967" w:rsidRPr="00A538AE" w:rsidRDefault="008F7F83">
      <w:pPr>
        <w:pStyle w:val="Ttulo2"/>
        <w:rPr>
          <w:rPrChange w:id="287" w:author="Gonzalo Pedrotti" w:date="2019-05-17T11:11:00Z">
            <w:rPr>
              <w:rFonts w:asciiTheme="minorHAnsi" w:hAnsiTheme="minorHAnsi" w:cstheme="minorHAnsi"/>
              <w:sz w:val="22"/>
              <w:szCs w:val="22"/>
            </w:rPr>
          </w:rPrChange>
        </w:rPr>
      </w:pPr>
      <w:bookmarkStart w:id="288" w:name="_Toc9000870"/>
      <w:r w:rsidRPr="00A538AE">
        <w:rPr>
          <w:rPrChange w:id="289" w:author="Gonzalo Pedrotti" w:date="2019-05-17T11:11:00Z">
            <w:rPr>
              <w:rFonts w:asciiTheme="minorHAnsi" w:hAnsiTheme="minorHAnsi" w:cstheme="minorHAnsi"/>
              <w:sz w:val="22"/>
              <w:szCs w:val="22"/>
            </w:rPr>
          </w:rPrChange>
        </w:rPr>
        <w:lastRenderedPageBreak/>
        <w:t>Rotación de cultivos</w:t>
      </w:r>
      <w:bookmarkEnd w:id="288"/>
      <w:del w:id="290" w:author="Gonzalo Pedrotti" w:date="2019-05-17T11:11:00Z">
        <w:r w:rsidR="00E12967" w:rsidRPr="00A538AE" w:rsidDel="00A538AE">
          <w:rPr>
            <w:rPrChange w:id="291" w:author="Gonzalo Pedrotti" w:date="2019-05-17T11:11:00Z">
              <w:rPr>
                <w:rFonts w:asciiTheme="minorHAnsi" w:hAnsiTheme="minorHAnsi" w:cstheme="minorHAnsi"/>
                <w:sz w:val="22"/>
                <w:szCs w:val="22"/>
              </w:rPr>
            </w:rPrChange>
          </w:rPr>
          <w:delText>:</w:delText>
        </w:r>
      </w:del>
      <w:r w:rsidRPr="00A538AE">
        <w:rPr>
          <w:rPrChange w:id="292" w:author="Gonzalo Pedrotti" w:date="2019-05-17T11:11:00Z">
            <w:rPr>
              <w:rFonts w:asciiTheme="minorHAnsi" w:hAnsiTheme="minorHAnsi" w:cstheme="minorHAnsi"/>
              <w:sz w:val="22"/>
              <w:szCs w:val="22"/>
            </w:rPr>
          </w:rPrChange>
        </w:rPr>
        <w:t xml:space="preserve"> </w:t>
      </w:r>
    </w:p>
    <w:p w14:paraId="45133CBC" w14:textId="77777777" w:rsidR="008F7F83" w:rsidRPr="00A538AE" w:rsidRDefault="008F7F83">
      <w:pPr>
        <w:jc w:val="both"/>
        <w:rPr>
          <w:rFonts w:cstheme="minorHAnsi"/>
        </w:rPr>
        <w:pPrChange w:id="293" w:author="Gonzalo Pedrotti" w:date="2019-05-17T11:09:00Z">
          <w:pPr/>
        </w:pPrChange>
      </w:pPr>
      <w:r w:rsidRPr="00A538AE">
        <w:rPr>
          <w:rFonts w:cstheme="minorHAnsi"/>
        </w:rPr>
        <w:t>En los modelos extensivos o tradicionales de agricultura, la rotación de cultivos es indispensable para no agotar la calidad de los suelos. Sembrar una misma especie en el mismo lugar una y otra vez agota los recursos y exige la introducción de nutrientes adicionales, mientras que el cambio de cultivo permite la recuperación natural del suelo.</w:t>
      </w:r>
    </w:p>
    <w:p w14:paraId="0E0DD882" w14:textId="77777777" w:rsidR="00E12967" w:rsidRPr="00A538AE" w:rsidRDefault="009A1A9D">
      <w:pPr>
        <w:jc w:val="both"/>
        <w:rPr>
          <w:rFonts w:cstheme="minorHAnsi"/>
        </w:rPr>
        <w:pPrChange w:id="294" w:author="Gonzalo Pedrotti" w:date="2019-05-17T11:09:00Z">
          <w:pPr/>
        </w:pPrChange>
      </w:pPr>
      <w:r w:rsidRPr="00A538AE">
        <w:rPr>
          <w:rFonts w:cstheme="minorHAnsi"/>
          <w:noProof/>
          <w:rPrChange w:id="295" w:author="Gonzalo Pedrotti" w:date="2019-05-17T11:08:00Z">
            <w:rPr>
              <w:noProof/>
            </w:rPr>
          </w:rPrChange>
        </w:rPr>
        <w:drawing>
          <wp:inline distT="0" distB="0" distL="0" distR="0" wp14:anchorId="2A086CD5" wp14:editId="204400EC">
            <wp:extent cx="4929138" cy="1943100"/>
            <wp:effectExtent l="0" t="0" r="5080" b="0"/>
            <wp:docPr id="15" name="Imagen 15" descr="Resultado de imagen para rotacion de cul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rotacion de cultiv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941" cy="1959973"/>
                    </a:xfrm>
                    <a:prstGeom prst="rect">
                      <a:avLst/>
                    </a:prstGeom>
                    <a:noFill/>
                    <a:ln>
                      <a:noFill/>
                    </a:ln>
                  </pic:spPr>
                </pic:pic>
              </a:graphicData>
            </a:graphic>
          </wp:inline>
        </w:drawing>
      </w:r>
    </w:p>
    <w:p w14:paraId="4437AF65" w14:textId="77777777" w:rsidR="009A1A9D" w:rsidRPr="00A538AE" w:rsidRDefault="009A1A9D">
      <w:pPr>
        <w:jc w:val="both"/>
        <w:rPr>
          <w:rFonts w:cstheme="minorHAnsi"/>
        </w:rPr>
        <w:pPrChange w:id="296" w:author="Gonzalo Pedrotti" w:date="2019-05-17T11:09:00Z">
          <w:pPr/>
        </w:pPrChange>
      </w:pPr>
    </w:p>
    <w:p w14:paraId="27508A10" w14:textId="77777777" w:rsidR="00E12967" w:rsidRPr="00A538AE" w:rsidRDefault="00E12967">
      <w:pPr>
        <w:pStyle w:val="Ttulo2"/>
        <w:rPr>
          <w:rPrChange w:id="297" w:author="Gonzalo Pedrotti" w:date="2019-05-17T11:11:00Z">
            <w:rPr>
              <w:rFonts w:asciiTheme="minorHAnsi" w:hAnsiTheme="minorHAnsi" w:cstheme="minorHAnsi"/>
              <w:sz w:val="22"/>
              <w:szCs w:val="22"/>
            </w:rPr>
          </w:rPrChange>
        </w:rPr>
      </w:pPr>
      <w:bookmarkStart w:id="298" w:name="_Toc9000871"/>
      <w:r w:rsidRPr="00A538AE">
        <w:rPr>
          <w:rPrChange w:id="299" w:author="Gonzalo Pedrotti" w:date="2019-05-17T11:11:00Z">
            <w:rPr>
              <w:rFonts w:asciiTheme="minorHAnsi" w:hAnsiTheme="minorHAnsi" w:cstheme="minorHAnsi"/>
              <w:sz w:val="22"/>
              <w:szCs w:val="22"/>
            </w:rPr>
          </w:rPrChange>
        </w:rPr>
        <w:t xml:space="preserve">Venta y </w:t>
      </w:r>
      <w:r w:rsidR="008F7F83" w:rsidRPr="00A538AE">
        <w:rPr>
          <w:rPrChange w:id="300" w:author="Gonzalo Pedrotti" w:date="2019-05-17T11:11:00Z">
            <w:rPr>
              <w:rFonts w:asciiTheme="minorHAnsi" w:hAnsiTheme="minorHAnsi" w:cstheme="minorHAnsi"/>
              <w:sz w:val="22"/>
              <w:szCs w:val="22"/>
            </w:rPr>
          </w:rPrChange>
        </w:rPr>
        <w:t>Distribución</w:t>
      </w:r>
      <w:bookmarkEnd w:id="298"/>
      <w:del w:id="301" w:author="Gonzalo Pedrotti" w:date="2019-05-17T11:11:00Z">
        <w:r w:rsidRPr="00A538AE" w:rsidDel="00A538AE">
          <w:rPr>
            <w:rPrChange w:id="302" w:author="Gonzalo Pedrotti" w:date="2019-05-17T11:11:00Z">
              <w:rPr>
                <w:rFonts w:asciiTheme="minorHAnsi" w:hAnsiTheme="minorHAnsi" w:cstheme="minorHAnsi"/>
                <w:sz w:val="22"/>
                <w:szCs w:val="22"/>
              </w:rPr>
            </w:rPrChange>
          </w:rPr>
          <w:delText>:</w:delText>
        </w:r>
        <w:r w:rsidR="008F7F83" w:rsidRPr="00A538AE" w:rsidDel="00A538AE">
          <w:rPr>
            <w:rPrChange w:id="303" w:author="Gonzalo Pedrotti" w:date="2019-05-17T11:11:00Z">
              <w:rPr>
                <w:rFonts w:asciiTheme="minorHAnsi" w:hAnsiTheme="minorHAnsi" w:cstheme="minorHAnsi"/>
                <w:sz w:val="22"/>
                <w:szCs w:val="22"/>
              </w:rPr>
            </w:rPrChange>
          </w:rPr>
          <w:delText xml:space="preserve"> </w:delText>
        </w:r>
      </w:del>
    </w:p>
    <w:p w14:paraId="57CD4F85" w14:textId="77777777" w:rsidR="008F7F83" w:rsidRPr="00A538AE" w:rsidRDefault="008F7F83">
      <w:pPr>
        <w:jc w:val="both"/>
        <w:rPr>
          <w:rFonts w:cstheme="minorHAnsi"/>
        </w:rPr>
        <w:pPrChange w:id="304" w:author="Gonzalo Pedrotti" w:date="2019-05-17T11:09:00Z">
          <w:pPr/>
        </w:pPrChange>
      </w:pPr>
      <w:r w:rsidRPr="00A538AE">
        <w:rPr>
          <w:rFonts w:cstheme="minorHAnsi"/>
        </w:rPr>
        <w:t>Una vez cosechados los frutos o bienes agrícolas, se procede a la separación o selección de los bienes en mejor estado y la elaboración de los distintos canales de distribución. No todo va a un mismo lugar, ni es comprado por el mismo cliente, así que se hace necesaria una labor logística para separar los bienes producidos.</w:t>
      </w:r>
    </w:p>
    <w:p w14:paraId="7A7074A2" w14:textId="77777777" w:rsidR="008F7F83" w:rsidRPr="00A538AE" w:rsidRDefault="008F7F83">
      <w:pPr>
        <w:jc w:val="both"/>
        <w:rPr>
          <w:rFonts w:cstheme="minorHAnsi"/>
        </w:rPr>
        <w:pPrChange w:id="305" w:author="Gonzalo Pedrotti" w:date="2019-05-17T11:09:00Z">
          <w:pPr/>
        </w:pPrChange>
      </w:pPr>
      <w:r w:rsidRPr="00A538AE">
        <w:rPr>
          <w:rFonts w:cstheme="minorHAnsi"/>
        </w:rPr>
        <w:t xml:space="preserve">En muchos casos la venta final al consumidor se lleva a cabo alejada de los campos, por intermediarios o comerciantes, aunque en otros modelos menos industrializados el mismo agricultor dispone la venta de su cosecha, </w:t>
      </w:r>
      <w:r w:rsidR="00C60F19" w:rsidRPr="00A538AE">
        <w:rPr>
          <w:rFonts w:cstheme="minorHAnsi"/>
        </w:rPr>
        <w:t>o la</w:t>
      </w:r>
      <w:r w:rsidR="00E12967" w:rsidRPr="00A538AE">
        <w:rPr>
          <w:rFonts w:cstheme="minorHAnsi"/>
        </w:rPr>
        <w:t xml:space="preserve"> utiliza para el consumo dentro de su propio establecimiento.</w:t>
      </w:r>
    </w:p>
    <w:p w14:paraId="47376A74" w14:textId="77777777" w:rsidR="004F6C70" w:rsidRPr="00A538AE" w:rsidDel="00A538AE" w:rsidRDefault="0058110C">
      <w:pPr>
        <w:jc w:val="both"/>
        <w:rPr>
          <w:del w:id="306" w:author="Gonzalo Pedrotti" w:date="2019-05-17T11:11:00Z"/>
          <w:rFonts w:cstheme="minorHAnsi"/>
          <w:rPrChange w:id="307" w:author="Gonzalo Pedrotti" w:date="2019-05-17T11:08:00Z">
            <w:rPr>
              <w:del w:id="308" w:author="Gonzalo Pedrotti" w:date="2019-05-17T11:11:00Z"/>
            </w:rPr>
          </w:rPrChange>
        </w:rPr>
        <w:pPrChange w:id="309" w:author="Gonzalo Pedrotti" w:date="2019-05-17T11:09:00Z">
          <w:pPr/>
        </w:pPrChange>
      </w:pPr>
      <w:r w:rsidRPr="00A538AE">
        <w:rPr>
          <w:rFonts w:cstheme="minorHAnsi"/>
          <w:noProof/>
          <w:rPrChange w:id="310" w:author="Gonzalo Pedrotti" w:date="2019-05-17T11:08:00Z">
            <w:rPr>
              <w:noProof/>
            </w:rPr>
          </w:rPrChange>
        </w:rPr>
        <w:drawing>
          <wp:inline distT="0" distB="0" distL="0" distR="0" wp14:anchorId="6BE41388" wp14:editId="27CE3248">
            <wp:extent cx="5612130" cy="2770505"/>
            <wp:effectExtent l="0" t="0" r="7620" b="0"/>
            <wp:docPr id="5" name="Imagen 5" descr="Resultado de imagen para camiones de cere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miones de cerea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70505"/>
                    </a:xfrm>
                    <a:prstGeom prst="rect">
                      <a:avLst/>
                    </a:prstGeom>
                    <a:noFill/>
                    <a:ln>
                      <a:noFill/>
                    </a:ln>
                  </pic:spPr>
                </pic:pic>
              </a:graphicData>
            </a:graphic>
          </wp:inline>
        </w:drawing>
      </w:r>
    </w:p>
    <w:p w14:paraId="4559C238" w14:textId="77777777" w:rsidR="00EE1A7E" w:rsidRPr="00A538AE" w:rsidRDefault="00EE1A7E">
      <w:pPr>
        <w:jc w:val="both"/>
        <w:rPr>
          <w:ins w:id="311" w:author="Gonzalo Pedrotti" w:date="2019-05-17T10:54:00Z"/>
          <w:rFonts w:cstheme="minorHAnsi"/>
          <w:rPrChange w:id="312" w:author="Gonzalo Pedrotti" w:date="2019-05-17T11:08:00Z">
            <w:rPr>
              <w:ins w:id="313" w:author="Gonzalo Pedrotti" w:date="2019-05-17T10:54:00Z"/>
              <w:rFonts w:asciiTheme="minorHAnsi" w:hAnsiTheme="minorHAnsi" w:cstheme="minorHAnsi"/>
              <w:sz w:val="24"/>
              <w:szCs w:val="24"/>
            </w:rPr>
          </w:rPrChange>
        </w:rPr>
        <w:pPrChange w:id="314" w:author="Gonzalo Pedrotti" w:date="2019-05-17T11:09:00Z">
          <w:pPr>
            <w:pStyle w:val="Ttulo1"/>
            <w:jc w:val="both"/>
          </w:pPr>
        </w:pPrChange>
      </w:pPr>
    </w:p>
    <w:p w14:paraId="33FBCADE" w14:textId="77482730" w:rsidR="0058110C" w:rsidRPr="00A538AE" w:rsidRDefault="0058110C">
      <w:pPr>
        <w:pStyle w:val="Ttulo1"/>
        <w:rPr>
          <w:rPrChange w:id="315" w:author="Gonzalo Pedrotti" w:date="2019-05-17T11:11:00Z">
            <w:rPr>
              <w:rFonts w:asciiTheme="minorHAnsi" w:hAnsiTheme="minorHAnsi" w:cstheme="minorHAnsi"/>
              <w:sz w:val="24"/>
              <w:szCs w:val="24"/>
            </w:rPr>
          </w:rPrChange>
        </w:rPr>
      </w:pPr>
      <w:bookmarkStart w:id="316" w:name="_Toc9000872"/>
      <w:r w:rsidRPr="00A538AE">
        <w:rPr>
          <w:rPrChange w:id="317" w:author="Gonzalo Pedrotti" w:date="2019-05-17T11:11:00Z">
            <w:rPr>
              <w:rFonts w:asciiTheme="minorHAnsi" w:hAnsiTheme="minorHAnsi" w:cstheme="minorHAnsi"/>
              <w:sz w:val="24"/>
              <w:szCs w:val="24"/>
            </w:rPr>
          </w:rPrChange>
        </w:rPr>
        <w:lastRenderedPageBreak/>
        <w:t>Análisis FODA del</w:t>
      </w:r>
      <w:del w:id="318" w:author="Gonzalo Pedrotti" w:date="2019-05-17T10:55:00Z">
        <w:r w:rsidRPr="00A538AE" w:rsidDel="00EE1A7E">
          <w:rPr>
            <w:rPrChange w:id="319" w:author="Gonzalo Pedrotti" w:date="2019-05-17T11:11:00Z">
              <w:rPr>
                <w:rFonts w:asciiTheme="minorHAnsi" w:hAnsiTheme="minorHAnsi" w:cstheme="minorHAnsi"/>
                <w:sz w:val="24"/>
                <w:szCs w:val="24"/>
              </w:rPr>
            </w:rPrChange>
          </w:rPr>
          <w:delText xml:space="preserve"> Proyecto y del</w:delText>
        </w:r>
      </w:del>
      <w:r w:rsidRPr="00A538AE">
        <w:rPr>
          <w:rPrChange w:id="320" w:author="Gonzalo Pedrotti" w:date="2019-05-17T11:11:00Z">
            <w:rPr>
              <w:rFonts w:asciiTheme="minorHAnsi" w:hAnsiTheme="minorHAnsi" w:cstheme="minorHAnsi"/>
              <w:sz w:val="24"/>
              <w:szCs w:val="24"/>
            </w:rPr>
          </w:rPrChange>
        </w:rPr>
        <w:t xml:space="preserve"> </w:t>
      </w:r>
      <w:commentRangeStart w:id="321"/>
      <w:r w:rsidRPr="00A538AE">
        <w:rPr>
          <w:rPrChange w:id="322" w:author="Gonzalo Pedrotti" w:date="2019-05-17T11:11:00Z">
            <w:rPr>
              <w:rFonts w:asciiTheme="minorHAnsi" w:hAnsiTheme="minorHAnsi" w:cstheme="minorHAnsi"/>
              <w:sz w:val="24"/>
              <w:szCs w:val="24"/>
            </w:rPr>
          </w:rPrChange>
        </w:rPr>
        <w:t xml:space="preserve">Producto </w:t>
      </w:r>
      <w:commentRangeEnd w:id="321"/>
      <w:r w:rsidR="00BB2F03" w:rsidRPr="00A538AE">
        <w:rPr>
          <w:rStyle w:val="Refdecomentario"/>
          <w:sz w:val="32"/>
          <w:szCs w:val="32"/>
          <w:rPrChange w:id="323" w:author="Gonzalo Pedrotti" w:date="2019-05-17T11:11:00Z">
            <w:rPr>
              <w:rStyle w:val="Refdecomentario"/>
              <w:rFonts w:asciiTheme="minorHAnsi" w:eastAsiaTheme="minorHAnsi" w:hAnsiTheme="minorHAnsi" w:cstheme="minorBidi"/>
              <w:color w:val="auto"/>
            </w:rPr>
          </w:rPrChange>
        </w:rPr>
        <w:commentReference w:id="321"/>
      </w:r>
      <w:r w:rsidRPr="00A538AE">
        <w:rPr>
          <w:rPrChange w:id="324" w:author="Gonzalo Pedrotti" w:date="2019-05-17T11:11:00Z">
            <w:rPr>
              <w:rFonts w:asciiTheme="minorHAnsi" w:hAnsiTheme="minorHAnsi" w:cstheme="minorHAnsi"/>
              <w:sz w:val="24"/>
              <w:szCs w:val="24"/>
            </w:rPr>
          </w:rPrChange>
        </w:rPr>
        <w:t>a desarrollar</w:t>
      </w:r>
      <w:bookmarkEnd w:id="316"/>
      <w:del w:id="325" w:author="Gonzalo Pedrotti" w:date="2019-05-17T11:11:00Z">
        <w:r w:rsidRPr="00A538AE" w:rsidDel="00A538AE">
          <w:rPr>
            <w:rPrChange w:id="326" w:author="Gonzalo Pedrotti" w:date="2019-05-17T11:11:00Z">
              <w:rPr>
                <w:rFonts w:asciiTheme="minorHAnsi" w:hAnsiTheme="minorHAnsi" w:cstheme="minorHAnsi"/>
                <w:sz w:val="24"/>
                <w:szCs w:val="24"/>
              </w:rPr>
            </w:rPrChange>
          </w:rPr>
          <w:delText>:</w:delText>
        </w:r>
      </w:del>
    </w:p>
    <w:p w14:paraId="5DA2819C" w14:textId="3FF03800" w:rsidR="00A96A91" w:rsidRPr="00A538AE" w:rsidDel="00BB2F03" w:rsidRDefault="00A96A91">
      <w:pPr>
        <w:jc w:val="both"/>
        <w:rPr>
          <w:del w:id="327" w:author="Christian Villafañe" w:date="2019-05-01T10:56:00Z"/>
          <w:rFonts w:cstheme="minorHAnsi"/>
          <w:rPrChange w:id="328" w:author="Gonzalo Pedrotti" w:date="2019-05-17T11:08:00Z">
            <w:rPr>
              <w:del w:id="329" w:author="Christian Villafañe" w:date="2019-05-01T10:56:00Z"/>
            </w:rPr>
          </w:rPrChange>
        </w:rPr>
        <w:pPrChange w:id="330" w:author="Gonzalo Pedrotti" w:date="2019-05-17T11:09:00Z">
          <w:pPr/>
        </w:pPrChange>
      </w:pPr>
    </w:p>
    <w:p w14:paraId="3E532B24" w14:textId="175C65B8" w:rsidR="00A96A91" w:rsidRPr="00A538AE" w:rsidRDefault="00A96A91">
      <w:pPr>
        <w:jc w:val="both"/>
        <w:rPr>
          <w:rFonts w:cstheme="minorHAnsi"/>
          <w:u w:val="single"/>
          <w:rPrChange w:id="331" w:author="Gonzalo Pedrotti" w:date="2019-05-17T11:08:00Z">
            <w:rPr>
              <w:u w:val="single"/>
            </w:rPr>
          </w:rPrChange>
        </w:rPr>
        <w:pPrChange w:id="332" w:author="Gonzalo Pedrotti" w:date="2019-05-17T11:09:00Z">
          <w:pPr/>
        </w:pPrChange>
      </w:pPr>
      <w:r w:rsidRPr="00A538AE">
        <w:rPr>
          <w:rFonts w:cstheme="minorHAnsi"/>
          <w:rPrChange w:id="333" w:author="Gonzalo Pedrotti" w:date="2019-05-17T11:08:00Z">
            <w:rPr/>
          </w:rPrChange>
        </w:rPr>
        <w:t>En el siguiente cuadro</w:t>
      </w:r>
      <w:del w:id="334" w:author="Christian Villafañe" w:date="2019-05-01T10:56:00Z">
        <w:r w:rsidRPr="00A538AE" w:rsidDel="00BB2F03">
          <w:rPr>
            <w:rFonts w:cstheme="minorHAnsi"/>
            <w:rPrChange w:id="335" w:author="Gonzalo Pedrotti" w:date="2019-05-17T11:08:00Z">
              <w:rPr/>
            </w:rPrChange>
          </w:rPr>
          <w:delText>,</w:delText>
        </w:r>
      </w:del>
      <w:r w:rsidRPr="00A538AE">
        <w:rPr>
          <w:rFonts w:cstheme="minorHAnsi"/>
          <w:rPrChange w:id="336" w:author="Gonzalo Pedrotti" w:date="2019-05-17T11:08:00Z">
            <w:rPr/>
          </w:rPrChange>
        </w:rPr>
        <w:t xml:space="preserve"> se muestra un conjunto de ítems correspondientes a las Fortalezas, Debilidades, Oportunidades y Amenazas </w:t>
      </w:r>
      <w:ins w:id="337" w:author="Gonzalo Pedrotti" w:date="2019-05-17T10:55:00Z">
        <w:r w:rsidR="00EE1A7E" w:rsidRPr="00A538AE">
          <w:rPr>
            <w:rFonts w:cstheme="minorHAnsi"/>
            <w:rPrChange w:id="338" w:author="Gonzalo Pedrotti" w:date="2019-05-17T11:08:00Z">
              <w:rPr/>
            </w:rPrChange>
          </w:rPr>
          <w:t>correspondientes al</w:t>
        </w:r>
      </w:ins>
      <w:del w:id="339" w:author="Gonzalo Pedrotti" w:date="2019-05-17T10:55:00Z">
        <w:r w:rsidRPr="00A538AE" w:rsidDel="00EE1A7E">
          <w:rPr>
            <w:rFonts w:cstheme="minorHAnsi"/>
            <w:rPrChange w:id="340" w:author="Gonzalo Pedrotti" w:date="2019-05-17T11:08:00Z">
              <w:rPr/>
            </w:rPrChange>
          </w:rPr>
          <w:delText>del proyecto y del</w:delText>
        </w:r>
      </w:del>
      <w:r w:rsidRPr="00A538AE">
        <w:rPr>
          <w:rFonts w:cstheme="minorHAnsi"/>
          <w:rPrChange w:id="341" w:author="Gonzalo Pedrotti" w:date="2019-05-17T11:08:00Z">
            <w:rPr/>
          </w:rPrChange>
        </w:rPr>
        <w:t xml:space="preserve"> producto.</w:t>
      </w:r>
    </w:p>
    <w:p w14:paraId="17AAEC62" w14:textId="77777777" w:rsidR="0058110C" w:rsidRPr="00A538AE" w:rsidRDefault="0058110C">
      <w:pPr>
        <w:jc w:val="both"/>
        <w:rPr>
          <w:rFonts w:cstheme="minorHAnsi"/>
          <w:rPrChange w:id="342" w:author="Gonzalo Pedrotti" w:date="2019-05-17T11:08:00Z">
            <w:rPr/>
          </w:rPrChange>
        </w:rPr>
        <w:pPrChange w:id="343" w:author="Gonzalo Pedrotti" w:date="2019-05-17T11:09:00Z">
          <w:pPr/>
        </w:pPrChange>
      </w:pPr>
    </w:p>
    <w:tbl>
      <w:tblPr>
        <w:tblStyle w:val="Tablaconcuadrcula"/>
        <w:tblW w:w="0" w:type="auto"/>
        <w:tblLook w:val="04A0" w:firstRow="1" w:lastRow="0" w:firstColumn="1" w:lastColumn="0" w:noHBand="0" w:noVBand="1"/>
        <w:tblPrChange w:id="344" w:author="Gonzalo Pedrotti" w:date="2019-05-17T11:43:00Z">
          <w:tblPr>
            <w:tblStyle w:val="Tablaconcuadrcula"/>
            <w:tblW w:w="0" w:type="auto"/>
            <w:tblLook w:val="04A0" w:firstRow="1" w:lastRow="0" w:firstColumn="1" w:lastColumn="0" w:noHBand="0" w:noVBand="1"/>
          </w:tblPr>
        </w:tblPrChange>
      </w:tblPr>
      <w:tblGrid>
        <w:gridCol w:w="4390"/>
        <w:gridCol w:w="4438"/>
        <w:tblGridChange w:id="345">
          <w:tblGrid>
            <w:gridCol w:w="4270"/>
            <w:gridCol w:w="4558"/>
          </w:tblGrid>
        </w:tblGridChange>
      </w:tblGrid>
      <w:tr w:rsidR="0058110C" w:rsidRPr="00A538AE" w14:paraId="77CED08D" w14:textId="77777777" w:rsidTr="009B61BC">
        <w:tc>
          <w:tcPr>
            <w:tcW w:w="4390" w:type="dxa"/>
            <w:tcPrChange w:id="346" w:author="Gonzalo Pedrotti" w:date="2019-05-17T11:43:00Z">
              <w:tcPr>
                <w:tcW w:w="6475" w:type="dxa"/>
              </w:tcPr>
            </w:tcPrChange>
          </w:tcPr>
          <w:p w14:paraId="133B1916" w14:textId="77777777" w:rsidR="0058110C" w:rsidRPr="00A538AE" w:rsidRDefault="0058110C">
            <w:pPr>
              <w:jc w:val="both"/>
              <w:rPr>
                <w:rFonts w:cstheme="minorHAnsi"/>
                <w:rPrChange w:id="347" w:author="Gonzalo Pedrotti" w:date="2019-05-17T11:08:00Z">
                  <w:rPr>
                    <w:rFonts w:ascii="Avenir" w:hAnsi="Avenir"/>
                  </w:rPr>
                </w:rPrChange>
              </w:rPr>
              <w:pPrChange w:id="348" w:author="Gonzalo Pedrotti" w:date="2019-05-17T11:09:00Z">
                <w:pPr/>
              </w:pPrChange>
            </w:pPr>
          </w:p>
          <w:p w14:paraId="5D3E1E48" w14:textId="77777777" w:rsidR="0058110C" w:rsidRPr="00A538AE" w:rsidRDefault="0058110C">
            <w:pPr>
              <w:jc w:val="both"/>
              <w:rPr>
                <w:rFonts w:cstheme="minorHAnsi"/>
                <w:rPrChange w:id="349" w:author="Gonzalo Pedrotti" w:date="2019-05-17T11:08:00Z">
                  <w:rPr>
                    <w:rFonts w:ascii="Avenir" w:hAnsi="Avenir"/>
                  </w:rPr>
                </w:rPrChange>
              </w:rPr>
              <w:pPrChange w:id="350" w:author="Gonzalo Pedrotti" w:date="2019-05-17T11:09:00Z">
                <w:pPr/>
              </w:pPrChange>
            </w:pPr>
            <w:r w:rsidRPr="00A538AE">
              <w:rPr>
                <w:rFonts w:cstheme="minorHAnsi"/>
                <w:lang w:val="es"/>
                <w:rPrChange w:id="351" w:author="Gonzalo Pedrotti" w:date="2019-05-17T11:08:00Z">
                  <w:rPr>
                    <w:rFonts w:ascii="Avenir" w:hAnsi="Avenir"/>
                    <w:sz w:val="36"/>
                    <w:lang w:val="es"/>
                  </w:rPr>
                </w:rPrChange>
              </w:rPr>
              <w:t xml:space="preserve">Fortalezas:  </w:t>
            </w:r>
          </w:p>
          <w:p w14:paraId="331CA053" w14:textId="77777777" w:rsidR="0058110C" w:rsidRPr="00A538AE" w:rsidRDefault="0058110C">
            <w:pPr>
              <w:jc w:val="both"/>
              <w:rPr>
                <w:rFonts w:cstheme="minorHAnsi"/>
                <w:rPrChange w:id="352" w:author="Gonzalo Pedrotti" w:date="2019-05-17T11:08:00Z">
                  <w:rPr>
                    <w:rFonts w:ascii="Avenir" w:hAnsi="Avenir"/>
                  </w:rPr>
                </w:rPrChange>
              </w:rPr>
              <w:pPrChange w:id="353" w:author="Gonzalo Pedrotti" w:date="2019-05-17T11:09:00Z">
                <w:pPr/>
              </w:pPrChange>
            </w:pPr>
          </w:p>
          <w:p w14:paraId="6C3F66C4" w14:textId="225393F2" w:rsidR="0058110C" w:rsidRPr="00A538AE" w:rsidRDefault="004F6C70">
            <w:pPr>
              <w:pStyle w:val="Prrafodelista"/>
              <w:numPr>
                <w:ilvl w:val="0"/>
                <w:numId w:val="2"/>
              </w:numPr>
              <w:jc w:val="both"/>
              <w:rPr>
                <w:rFonts w:cstheme="minorHAnsi"/>
                <w:rPrChange w:id="354" w:author="Gonzalo Pedrotti" w:date="2019-05-17T11:08:00Z">
                  <w:rPr>
                    <w:rFonts w:ascii="Avenir" w:hAnsi="Avenir"/>
                  </w:rPr>
                </w:rPrChange>
              </w:rPr>
              <w:pPrChange w:id="355" w:author="Gonzalo Pedrotti" w:date="2019-05-17T11:09:00Z">
                <w:pPr>
                  <w:pStyle w:val="Prrafodelista"/>
                  <w:numPr>
                    <w:numId w:val="2"/>
                  </w:numPr>
                  <w:ind w:hanging="360"/>
                </w:pPr>
              </w:pPrChange>
            </w:pPr>
            <w:r w:rsidRPr="00A538AE">
              <w:rPr>
                <w:rFonts w:cstheme="minorHAnsi"/>
                <w:rPrChange w:id="356" w:author="Gonzalo Pedrotti" w:date="2019-05-17T11:08:00Z">
                  <w:rPr>
                    <w:rFonts w:ascii="Avenir" w:hAnsi="Avenir"/>
                  </w:rPr>
                </w:rPrChange>
              </w:rPr>
              <w:t>El conjunto de funciones ofrecidas en el producto no se encuentra</w:t>
            </w:r>
            <w:r w:rsidR="0058110C" w:rsidRPr="00A538AE">
              <w:rPr>
                <w:rFonts w:cstheme="minorHAnsi"/>
                <w:rPrChange w:id="357" w:author="Gonzalo Pedrotti" w:date="2019-05-17T11:08:00Z">
                  <w:rPr>
                    <w:rFonts w:ascii="Avenir" w:hAnsi="Avenir"/>
                  </w:rPr>
                </w:rPrChange>
              </w:rPr>
              <w:t xml:space="preserve"> en otras aplicaciones o sistemas destinados al sector agropecuario</w:t>
            </w:r>
            <w:ins w:id="358" w:author="Christian Villafañe" w:date="2019-05-01T10:59:00Z">
              <w:r w:rsidR="004A1728" w:rsidRPr="00A538AE">
                <w:rPr>
                  <w:rFonts w:cstheme="minorHAnsi"/>
                  <w:rPrChange w:id="359" w:author="Gonzalo Pedrotti" w:date="2019-05-17T11:08:00Z">
                    <w:rPr>
                      <w:rFonts w:ascii="Avenir" w:hAnsi="Avenir"/>
                    </w:rPr>
                  </w:rPrChange>
                </w:rPr>
                <w:t>.</w:t>
              </w:r>
            </w:ins>
          </w:p>
          <w:p w14:paraId="57566C81" w14:textId="77777777" w:rsidR="0058110C" w:rsidRPr="00A538AE" w:rsidRDefault="0058110C">
            <w:pPr>
              <w:pStyle w:val="Prrafodelista"/>
              <w:numPr>
                <w:ilvl w:val="0"/>
                <w:numId w:val="2"/>
              </w:numPr>
              <w:jc w:val="both"/>
              <w:rPr>
                <w:rFonts w:cstheme="minorHAnsi"/>
                <w:rPrChange w:id="360" w:author="Gonzalo Pedrotti" w:date="2019-05-17T11:08:00Z">
                  <w:rPr>
                    <w:rFonts w:ascii="Avenir" w:hAnsi="Avenir"/>
                  </w:rPr>
                </w:rPrChange>
              </w:rPr>
              <w:pPrChange w:id="361" w:author="Gonzalo Pedrotti" w:date="2019-05-17T11:09:00Z">
                <w:pPr>
                  <w:pStyle w:val="Prrafodelista"/>
                  <w:numPr>
                    <w:numId w:val="2"/>
                  </w:numPr>
                  <w:ind w:hanging="360"/>
                </w:pPr>
              </w:pPrChange>
            </w:pPr>
            <w:r w:rsidRPr="00A538AE">
              <w:rPr>
                <w:rFonts w:cstheme="minorHAnsi"/>
                <w:rPrChange w:id="362" w:author="Gonzalo Pedrotti" w:date="2019-05-17T11:08:00Z">
                  <w:rPr>
                    <w:rFonts w:ascii="Avenir" w:hAnsi="Avenir"/>
                  </w:rPr>
                </w:rPrChange>
              </w:rPr>
              <w:t>Utilización de herramientas que permitan trabajar con la aplicación sin que la misma se encuentre conectada a internet.</w:t>
            </w:r>
          </w:p>
          <w:p w14:paraId="298D8215" w14:textId="77777777" w:rsidR="0058110C" w:rsidRPr="00A538AE" w:rsidRDefault="0058110C">
            <w:pPr>
              <w:jc w:val="both"/>
              <w:rPr>
                <w:rFonts w:cstheme="minorHAnsi"/>
                <w:rPrChange w:id="363" w:author="Gonzalo Pedrotti" w:date="2019-05-17T11:08:00Z">
                  <w:rPr>
                    <w:rFonts w:ascii="Avenir" w:hAnsi="Avenir"/>
                  </w:rPr>
                </w:rPrChange>
              </w:rPr>
              <w:pPrChange w:id="364" w:author="Gonzalo Pedrotti" w:date="2019-05-17T11:09:00Z">
                <w:pPr/>
              </w:pPrChange>
            </w:pPr>
          </w:p>
          <w:p w14:paraId="34C424B7" w14:textId="77777777" w:rsidR="0058110C" w:rsidRPr="00A538AE" w:rsidRDefault="0058110C">
            <w:pPr>
              <w:jc w:val="both"/>
              <w:rPr>
                <w:rFonts w:cstheme="minorHAnsi"/>
                <w:rPrChange w:id="365" w:author="Gonzalo Pedrotti" w:date="2019-05-17T11:08:00Z">
                  <w:rPr>
                    <w:rFonts w:ascii="Avenir" w:hAnsi="Avenir"/>
                  </w:rPr>
                </w:rPrChange>
              </w:rPr>
              <w:pPrChange w:id="366" w:author="Gonzalo Pedrotti" w:date="2019-05-17T11:09:00Z">
                <w:pPr/>
              </w:pPrChange>
            </w:pPr>
          </w:p>
          <w:p w14:paraId="63C14616" w14:textId="77777777" w:rsidR="0058110C" w:rsidRPr="00A538AE" w:rsidRDefault="0058110C">
            <w:pPr>
              <w:jc w:val="both"/>
              <w:rPr>
                <w:rFonts w:cstheme="minorHAnsi"/>
                <w:rPrChange w:id="367" w:author="Gonzalo Pedrotti" w:date="2019-05-17T11:08:00Z">
                  <w:rPr>
                    <w:rFonts w:ascii="Avenir" w:hAnsi="Avenir"/>
                  </w:rPr>
                </w:rPrChange>
              </w:rPr>
              <w:pPrChange w:id="368" w:author="Gonzalo Pedrotti" w:date="2019-05-17T11:09:00Z">
                <w:pPr/>
              </w:pPrChange>
            </w:pPr>
          </w:p>
        </w:tc>
        <w:tc>
          <w:tcPr>
            <w:tcW w:w="4438" w:type="dxa"/>
            <w:tcPrChange w:id="369" w:author="Gonzalo Pedrotti" w:date="2019-05-17T11:43:00Z">
              <w:tcPr>
                <w:tcW w:w="6475" w:type="dxa"/>
              </w:tcPr>
            </w:tcPrChange>
          </w:tcPr>
          <w:p w14:paraId="08AAB062" w14:textId="77777777" w:rsidR="0058110C" w:rsidRPr="00A538AE" w:rsidRDefault="0058110C">
            <w:pPr>
              <w:jc w:val="both"/>
              <w:rPr>
                <w:rFonts w:cstheme="minorHAnsi"/>
                <w:rPrChange w:id="370" w:author="Gonzalo Pedrotti" w:date="2019-05-17T11:08:00Z">
                  <w:rPr>
                    <w:rFonts w:ascii="Avenir" w:hAnsi="Avenir"/>
                  </w:rPr>
                </w:rPrChange>
              </w:rPr>
              <w:pPrChange w:id="371" w:author="Gonzalo Pedrotti" w:date="2019-05-17T11:09:00Z">
                <w:pPr/>
              </w:pPrChange>
            </w:pPr>
          </w:p>
          <w:p w14:paraId="173D52C8" w14:textId="77777777" w:rsidR="0058110C" w:rsidRPr="00A538AE" w:rsidRDefault="0058110C">
            <w:pPr>
              <w:jc w:val="both"/>
              <w:rPr>
                <w:rFonts w:cstheme="minorHAnsi"/>
                <w:rPrChange w:id="372" w:author="Gonzalo Pedrotti" w:date="2019-05-17T11:08:00Z">
                  <w:rPr>
                    <w:rFonts w:ascii="Avenir" w:hAnsi="Avenir"/>
                  </w:rPr>
                </w:rPrChange>
              </w:rPr>
              <w:pPrChange w:id="373" w:author="Gonzalo Pedrotti" w:date="2019-05-17T11:09:00Z">
                <w:pPr/>
              </w:pPrChange>
            </w:pPr>
            <w:r w:rsidRPr="00A538AE">
              <w:rPr>
                <w:rFonts w:cstheme="minorHAnsi"/>
                <w:lang w:val="es"/>
                <w:rPrChange w:id="374" w:author="Gonzalo Pedrotti" w:date="2019-05-17T11:08:00Z">
                  <w:rPr>
                    <w:rFonts w:ascii="Avenir" w:hAnsi="Avenir"/>
                    <w:sz w:val="36"/>
                    <w:lang w:val="es"/>
                  </w:rPr>
                </w:rPrChange>
              </w:rPr>
              <w:t xml:space="preserve">Debilidades:  </w:t>
            </w:r>
          </w:p>
          <w:p w14:paraId="269D7875" w14:textId="77777777" w:rsidR="0058110C" w:rsidRPr="00A538AE" w:rsidRDefault="0058110C">
            <w:pPr>
              <w:jc w:val="both"/>
              <w:rPr>
                <w:rFonts w:cstheme="minorHAnsi"/>
                <w:rPrChange w:id="375" w:author="Gonzalo Pedrotti" w:date="2019-05-17T11:08:00Z">
                  <w:rPr>
                    <w:rFonts w:ascii="Avenir" w:hAnsi="Avenir"/>
                  </w:rPr>
                </w:rPrChange>
              </w:rPr>
              <w:pPrChange w:id="376" w:author="Gonzalo Pedrotti" w:date="2019-05-17T11:09:00Z">
                <w:pPr/>
              </w:pPrChange>
            </w:pPr>
          </w:p>
          <w:p w14:paraId="0222E405" w14:textId="5C6B7AD1" w:rsidR="0058110C" w:rsidRPr="00A538AE" w:rsidRDefault="0058110C">
            <w:pPr>
              <w:pStyle w:val="Prrafodelista"/>
              <w:numPr>
                <w:ilvl w:val="0"/>
                <w:numId w:val="2"/>
              </w:numPr>
              <w:jc w:val="both"/>
              <w:rPr>
                <w:rFonts w:cstheme="minorHAnsi"/>
                <w:rPrChange w:id="377" w:author="Gonzalo Pedrotti" w:date="2019-05-17T11:08:00Z">
                  <w:rPr>
                    <w:rFonts w:ascii="Avenir" w:hAnsi="Avenir"/>
                  </w:rPr>
                </w:rPrChange>
              </w:rPr>
              <w:pPrChange w:id="378" w:author="Gonzalo Pedrotti" w:date="2019-05-17T11:09:00Z">
                <w:pPr>
                  <w:pStyle w:val="Prrafodelista"/>
                  <w:numPr>
                    <w:numId w:val="2"/>
                  </w:numPr>
                  <w:ind w:hanging="360"/>
                </w:pPr>
              </w:pPrChange>
            </w:pPr>
            <w:r w:rsidRPr="00A538AE">
              <w:rPr>
                <w:rFonts w:cstheme="minorHAnsi"/>
                <w:rPrChange w:id="379" w:author="Gonzalo Pedrotti" w:date="2019-05-17T11:08:00Z">
                  <w:rPr>
                    <w:rFonts w:ascii="Avenir" w:hAnsi="Avenir"/>
                  </w:rPr>
                </w:rPrChange>
              </w:rPr>
              <w:t>La aplicación móvil está orientando solamente a sistemas operativos Android</w:t>
            </w:r>
            <w:ins w:id="380" w:author="Christian Villafañe" w:date="2019-05-01T10:59:00Z">
              <w:r w:rsidR="004A1728" w:rsidRPr="00A538AE">
                <w:rPr>
                  <w:rFonts w:cstheme="minorHAnsi"/>
                  <w:rPrChange w:id="381" w:author="Gonzalo Pedrotti" w:date="2019-05-17T11:08:00Z">
                    <w:rPr>
                      <w:rFonts w:ascii="Avenir" w:hAnsi="Avenir"/>
                    </w:rPr>
                  </w:rPrChange>
                </w:rPr>
                <w:t>.</w:t>
              </w:r>
            </w:ins>
          </w:p>
          <w:p w14:paraId="0F923A2F" w14:textId="7B5F7397" w:rsidR="0058110C" w:rsidRPr="00A538AE" w:rsidRDefault="0058110C">
            <w:pPr>
              <w:pStyle w:val="Prrafodelista"/>
              <w:numPr>
                <w:ilvl w:val="0"/>
                <w:numId w:val="2"/>
              </w:numPr>
              <w:jc w:val="both"/>
              <w:rPr>
                <w:rFonts w:cstheme="minorHAnsi"/>
                <w:rPrChange w:id="382" w:author="Gonzalo Pedrotti" w:date="2019-05-17T11:08:00Z">
                  <w:rPr>
                    <w:rFonts w:ascii="Avenir" w:hAnsi="Avenir"/>
                  </w:rPr>
                </w:rPrChange>
              </w:rPr>
              <w:pPrChange w:id="383" w:author="Gonzalo Pedrotti" w:date="2019-05-17T11:09:00Z">
                <w:pPr>
                  <w:pStyle w:val="Prrafodelista"/>
                  <w:numPr>
                    <w:numId w:val="2"/>
                  </w:numPr>
                  <w:ind w:hanging="360"/>
                </w:pPr>
              </w:pPrChange>
            </w:pPr>
            <w:r w:rsidRPr="00A538AE">
              <w:rPr>
                <w:rFonts w:cstheme="minorHAnsi"/>
                <w:rPrChange w:id="384" w:author="Gonzalo Pedrotti" w:date="2019-05-17T11:08:00Z">
                  <w:rPr>
                    <w:rFonts w:ascii="Avenir" w:hAnsi="Avenir"/>
                  </w:rPr>
                </w:rPrChange>
              </w:rPr>
              <w:t>Para el correcto funcionamiento se requiere conexión a internet (actualización de datos a la base de datos de la aplicación)</w:t>
            </w:r>
            <w:ins w:id="385" w:author="Christian Villafañe" w:date="2019-05-01T10:59:00Z">
              <w:r w:rsidR="004A1728" w:rsidRPr="00A538AE">
                <w:rPr>
                  <w:rFonts w:cstheme="minorHAnsi"/>
                  <w:rPrChange w:id="386" w:author="Gonzalo Pedrotti" w:date="2019-05-17T11:08:00Z">
                    <w:rPr>
                      <w:rFonts w:ascii="Avenir" w:hAnsi="Avenir"/>
                    </w:rPr>
                  </w:rPrChange>
                </w:rPr>
                <w:t>.</w:t>
              </w:r>
            </w:ins>
          </w:p>
        </w:tc>
      </w:tr>
      <w:tr w:rsidR="0058110C" w:rsidRPr="00A538AE" w14:paraId="00FCCE4D" w14:textId="77777777" w:rsidTr="009B61BC">
        <w:tc>
          <w:tcPr>
            <w:tcW w:w="4390" w:type="dxa"/>
            <w:tcPrChange w:id="387" w:author="Gonzalo Pedrotti" w:date="2019-05-17T11:43:00Z">
              <w:tcPr>
                <w:tcW w:w="6475" w:type="dxa"/>
              </w:tcPr>
            </w:tcPrChange>
          </w:tcPr>
          <w:p w14:paraId="542399E6" w14:textId="77777777" w:rsidR="0058110C" w:rsidRPr="00A538AE" w:rsidRDefault="0058110C">
            <w:pPr>
              <w:jc w:val="both"/>
              <w:rPr>
                <w:rFonts w:cstheme="minorHAnsi"/>
                <w:rPrChange w:id="388" w:author="Gonzalo Pedrotti" w:date="2019-05-17T11:08:00Z">
                  <w:rPr>
                    <w:rFonts w:ascii="Avenir" w:hAnsi="Avenir"/>
                  </w:rPr>
                </w:rPrChange>
              </w:rPr>
              <w:pPrChange w:id="389" w:author="Gonzalo Pedrotti" w:date="2019-05-17T11:09:00Z">
                <w:pPr/>
              </w:pPrChange>
            </w:pPr>
          </w:p>
          <w:p w14:paraId="74D3DCF3" w14:textId="77777777" w:rsidR="0058110C" w:rsidRPr="00A538AE" w:rsidRDefault="0058110C">
            <w:pPr>
              <w:jc w:val="both"/>
              <w:rPr>
                <w:rFonts w:cstheme="minorHAnsi"/>
                <w:rPrChange w:id="390" w:author="Gonzalo Pedrotti" w:date="2019-05-17T11:08:00Z">
                  <w:rPr>
                    <w:rFonts w:ascii="Avenir" w:hAnsi="Avenir"/>
                  </w:rPr>
                </w:rPrChange>
              </w:rPr>
              <w:pPrChange w:id="391" w:author="Gonzalo Pedrotti" w:date="2019-05-17T11:09:00Z">
                <w:pPr/>
              </w:pPrChange>
            </w:pPr>
            <w:r w:rsidRPr="00A538AE">
              <w:rPr>
                <w:rFonts w:cstheme="minorHAnsi"/>
                <w:lang w:val="es"/>
                <w:rPrChange w:id="392" w:author="Gonzalo Pedrotti" w:date="2019-05-17T11:08:00Z">
                  <w:rPr>
                    <w:rFonts w:ascii="Avenir" w:hAnsi="Avenir"/>
                    <w:sz w:val="36"/>
                    <w:lang w:val="es"/>
                  </w:rPr>
                </w:rPrChange>
              </w:rPr>
              <w:t xml:space="preserve">Oportunidades:  </w:t>
            </w:r>
          </w:p>
          <w:p w14:paraId="7ED052A8" w14:textId="77777777" w:rsidR="0058110C" w:rsidRPr="00A538AE" w:rsidRDefault="0058110C">
            <w:pPr>
              <w:jc w:val="both"/>
              <w:rPr>
                <w:rFonts w:cstheme="minorHAnsi"/>
                <w:rPrChange w:id="393" w:author="Gonzalo Pedrotti" w:date="2019-05-17T11:08:00Z">
                  <w:rPr>
                    <w:rFonts w:ascii="Avenir" w:hAnsi="Avenir"/>
                  </w:rPr>
                </w:rPrChange>
              </w:rPr>
              <w:pPrChange w:id="394" w:author="Gonzalo Pedrotti" w:date="2019-05-17T11:09:00Z">
                <w:pPr/>
              </w:pPrChange>
            </w:pPr>
          </w:p>
          <w:p w14:paraId="18FFE4F4" w14:textId="77777777" w:rsidR="0058110C" w:rsidRPr="00A538AE" w:rsidRDefault="0058110C">
            <w:pPr>
              <w:pStyle w:val="Prrafodelista"/>
              <w:numPr>
                <w:ilvl w:val="0"/>
                <w:numId w:val="2"/>
              </w:numPr>
              <w:jc w:val="both"/>
              <w:rPr>
                <w:rFonts w:cstheme="minorHAnsi"/>
                <w:rPrChange w:id="395" w:author="Gonzalo Pedrotti" w:date="2019-05-17T11:08:00Z">
                  <w:rPr>
                    <w:rFonts w:ascii="Avenir" w:hAnsi="Avenir"/>
                  </w:rPr>
                </w:rPrChange>
              </w:rPr>
              <w:pPrChange w:id="396" w:author="Gonzalo Pedrotti" w:date="2019-05-17T11:09:00Z">
                <w:pPr>
                  <w:pStyle w:val="Prrafodelista"/>
                  <w:numPr>
                    <w:numId w:val="2"/>
                  </w:numPr>
                  <w:ind w:hanging="360"/>
                </w:pPr>
              </w:pPrChange>
            </w:pPr>
            <w:r w:rsidRPr="00A538AE">
              <w:rPr>
                <w:rFonts w:cstheme="minorHAnsi"/>
                <w:rPrChange w:id="397" w:author="Gonzalo Pedrotti" w:date="2019-05-17T11:08:00Z">
                  <w:rPr>
                    <w:rFonts w:ascii="Avenir" w:hAnsi="Avenir"/>
                  </w:rPr>
                </w:rPrChange>
              </w:rPr>
              <w:t>Tener buena aceptación por parte de un cliente, y que el mismo la difunda, generando una expansión del mercado de nuestro sistema.</w:t>
            </w:r>
          </w:p>
          <w:p w14:paraId="2BFF2A1A" w14:textId="09E3F3F5" w:rsidR="0058110C" w:rsidRPr="00A538AE" w:rsidRDefault="0058110C">
            <w:pPr>
              <w:pStyle w:val="Prrafodelista"/>
              <w:numPr>
                <w:ilvl w:val="0"/>
                <w:numId w:val="2"/>
              </w:numPr>
              <w:jc w:val="both"/>
              <w:rPr>
                <w:rFonts w:cstheme="minorHAnsi"/>
                <w:rPrChange w:id="398" w:author="Gonzalo Pedrotti" w:date="2019-05-17T11:08:00Z">
                  <w:rPr>
                    <w:rFonts w:ascii="Avenir" w:hAnsi="Avenir"/>
                  </w:rPr>
                </w:rPrChange>
              </w:rPr>
              <w:pPrChange w:id="399" w:author="Gonzalo Pedrotti" w:date="2019-05-17T11:09:00Z">
                <w:pPr>
                  <w:pStyle w:val="Prrafodelista"/>
                  <w:numPr>
                    <w:numId w:val="2"/>
                  </w:numPr>
                  <w:ind w:hanging="360"/>
                </w:pPr>
              </w:pPrChange>
            </w:pPr>
            <w:r w:rsidRPr="00A538AE">
              <w:rPr>
                <w:rFonts w:cstheme="minorHAnsi"/>
                <w:rPrChange w:id="400" w:author="Gonzalo Pedrotti" w:date="2019-05-17T11:08:00Z">
                  <w:rPr>
                    <w:rFonts w:ascii="Avenir" w:hAnsi="Avenir"/>
                  </w:rPr>
                </w:rPrChange>
              </w:rPr>
              <w:t xml:space="preserve">Aparición de fondos y/o presupuestos que incentiven el desarrollo de </w:t>
            </w:r>
            <w:r w:rsidR="005C5B68" w:rsidRPr="00A538AE">
              <w:rPr>
                <w:rFonts w:cstheme="minorHAnsi"/>
                <w:rPrChange w:id="401" w:author="Gonzalo Pedrotti" w:date="2019-05-17T11:08:00Z">
                  <w:rPr>
                    <w:rFonts w:ascii="Avenir" w:hAnsi="Avenir"/>
                  </w:rPr>
                </w:rPrChange>
              </w:rPr>
              <w:t>sistemas para el sector</w:t>
            </w:r>
            <w:ins w:id="402" w:author="Gonzalo Pedrotti" w:date="2019-05-17T11:02:00Z">
              <w:r w:rsidR="00EE1A7E" w:rsidRPr="00A538AE">
                <w:rPr>
                  <w:rFonts w:cstheme="minorHAnsi"/>
                  <w:rPrChange w:id="403" w:author="Gonzalo Pedrotti" w:date="2019-05-17T11:08:00Z">
                    <w:rPr>
                      <w:rFonts w:ascii="Avenir" w:hAnsi="Avenir"/>
                    </w:rPr>
                  </w:rPrChange>
                </w:rPr>
                <w:t xml:space="preserve"> y </w:t>
              </w:r>
            </w:ins>
            <w:ins w:id="404" w:author="Gonzalo Pedrotti" w:date="2019-05-17T11:03:00Z">
              <w:r w:rsidR="00EE1A7E" w:rsidRPr="00A538AE">
                <w:rPr>
                  <w:rFonts w:cstheme="minorHAnsi"/>
                  <w:rPrChange w:id="405" w:author="Gonzalo Pedrotti" w:date="2019-05-17T11:08:00Z">
                    <w:rPr>
                      <w:rFonts w:ascii="Avenir" w:hAnsi="Avenir"/>
                    </w:rPr>
                  </w:rPrChange>
                </w:rPr>
                <w:t>se permita darle soporte con el tiempo al producto.</w:t>
              </w:r>
            </w:ins>
            <w:del w:id="406" w:author="Gonzalo Pedrotti" w:date="2019-05-17T11:02:00Z">
              <w:r w:rsidR="005C5B68" w:rsidRPr="00A538AE" w:rsidDel="00EE1A7E">
                <w:rPr>
                  <w:rFonts w:cstheme="minorHAnsi"/>
                  <w:rPrChange w:id="407" w:author="Gonzalo Pedrotti" w:date="2019-05-17T11:08:00Z">
                    <w:rPr>
                      <w:rFonts w:ascii="Avenir" w:hAnsi="Avenir"/>
                    </w:rPr>
                  </w:rPrChange>
                </w:rPr>
                <w:delText>.</w:delText>
              </w:r>
            </w:del>
          </w:p>
          <w:p w14:paraId="76FEE987" w14:textId="5F9E33C1" w:rsidR="005C5B68" w:rsidRPr="00A538AE" w:rsidRDefault="005C5B68">
            <w:pPr>
              <w:pStyle w:val="Prrafodelista"/>
              <w:numPr>
                <w:ilvl w:val="0"/>
                <w:numId w:val="2"/>
              </w:numPr>
              <w:jc w:val="both"/>
              <w:rPr>
                <w:rFonts w:cstheme="minorHAnsi"/>
                <w:rPrChange w:id="408" w:author="Gonzalo Pedrotti" w:date="2019-05-17T11:08:00Z">
                  <w:rPr>
                    <w:rFonts w:ascii="Avenir" w:hAnsi="Avenir"/>
                  </w:rPr>
                </w:rPrChange>
              </w:rPr>
              <w:pPrChange w:id="409" w:author="Gonzalo Pedrotti" w:date="2019-05-17T11:09:00Z">
                <w:pPr>
                  <w:pStyle w:val="Prrafodelista"/>
                  <w:numPr>
                    <w:numId w:val="2"/>
                  </w:numPr>
                  <w:ind w:hanging="360"/>
                </w:pPr>
              </w:pPrChange>
            </w:pPr>
            <w:r w:rsidRPr="00A538AE">
              <w:rPr>
                <w:rFonts w:cstheme="minorHAnsi"/>
                <w:rPrChange w:id="410" w:author="Gonzalo Pedrotti" w:date="2019-05-17T11:08:00Z">
                  <w:rPr>
                    <w:rFonts w:ascii="Avenir" w:hAnsi="Avenir"/>
                  </w:rPr>
                </w:rPrChange>
              </w:rPr>
              <w:t>Aparición de nuevas tecnologías y/o servicios de los cuales poder extraer datos necesarios para realizar cálculos y recomendaciones (por ejemplo, otros medios de los cuales obtener temperatura ambiente, del suelo, humedad, etc.)</w:t>
            </w:r>
            <w:ins w:id="411" w:author="Christian Villafañe" w:date="2019-05-01T11:00:00Z">
              <w:r w:rsidR="00470559" w:rsidRPr="00A538AE">
                <w:rPr>
                  <w:rFonts w:cstheme="minorHAnsi"/>
                  <w:rPrChange w:id="412" w:author="Gonzalo Pedrotti" w:date="2019-05-17T11:08:00Z">
                    <w:rPr>
                      <w:rFonts w:ascii="Avenir" w:hAnsi="Avenir"/>
                    </w:rPr>
                  </w:rPrChange>
                </w:rPr>
                <w:t>.</w:t>
              </w:r>
            </w:ins>
          </w:p>
          <w:p w14:paraId="2C51E830" w14:textId="77777777" w:rsidR="00A96A91" w:rsidRPr="00A538AE" w:rsidRDefault="00A96A91">
            <w:pPr>
              <w:pStyle w:val="Prrafodelista"/>
              <w:numPr>
                <w:ilvl w:val="0"/>
                <w:numId w:val="2"/>
              </w:numPr>
              <w:jc w:val="both"/>
              <w:rPr>
                <w:rFonts w:cstheme="minorHAnsi"/>
                <w:rPrChange w:id="413" w:author="Gonzalo Pedrotti" w:date="2019-05-17T11:08:00Z">
                  <w:rPr>
                    <w:rFonts w:ascii="Avenir" w:hAnsi="Avenir"/>
                  </w:rPr>
                </w:rPrChange>
              </w:rPr>
              <w:pPrChange w:id="414" w:author="Gonzalo Pedrotti" w:date="2019-05-17T11:09:00Z">
                <w:pPr>
                  <w:pStyle w:val="Prrafodelista"/>
                  <w:numPr>
                    <w:numId w:val="2"/>
                  </w:numPr>
                  <w:ind w:hanging="360"/>
                </w:pPr>
              </w:pPrChange>
            </w:pPr>
            <w:r w:rsidRPr="00A538AE">
              <w:rPr>
                <w:rFonts w:cstheme="minorHAnsi"/>
                <w:rPrChange w:id="415" w:author="Gonzalo Pedrotti" w:date="2019-05-17T11:08:00Z">
                  <w:rPr>
                    <w:rFonts w:ascii="Avenir" w:hAnsi="Avenir"/>
                  </w:rPr>
                </w:rPrChange>
              </w:rPr>
              <w:t>Actualmente no existe demasiada competencia entre empresas que desarrollan sistemas para el agro.</w:t>
            </w:r>
          </w:p>
          <w:p w14:paraId="5D4554EC" w14:textId="77777777" w:rsidR="0058110C" w:rsidRPr="00A538AE" w:rsidRDefault="0058110C">
            <w:pPr>
              <w:jc w:val="both"/>
              <w:rPr>
                <w:rFonts w:cstheme="minorHAnsi"/>
                <w:rPrChange w:id="416" w:author="Gonzalo Pedrotti" w:date="2019-05-17T11:08:00Z">
                  <w:rPr>
                    <w:rFonts w:ascii="Avenir" w:hAnsi="Avenir"/>
                  </w:rPr>
                </w:rPrChange>
              </w:rPr>
              <w:pPrChange w:id="417" w:author="Gonzalo Pedrotti" w:date="2019-05-17T11:09:00Z">
                <w:pPr/>
              </w:pPrChange>
            </w:pPr>
            <w:r w:rsidRPr="00A538AE">
              <w:rPr>
                <w:rFonts w:cstheme="minorHAnsi"/>
                <w:rPrChange w:id="418" w:author="Gonzalo Pedrotti" w:date="2019-05-17T11:08:00Z">
                  <w:rPr>
                    <w:rFonts w:ascii="Avenir" w:hAnsi="Avenir"/>
                  </w:rPr>
                </w:rPrChange>
              </w:rPr>
              <w:t xml:space="preserve"> </w:t>
            </w:r>
          </w:p>
        </w:tc>
        <w:tc>
          <w:tcPr>
            <w:tcW w:w="4438" w:type="dxa"/>
            <w:tcPrChange w:id="419" w:author="Gonzalo Pedrotti" w:date="2019-05-17T11:43:00Z">
              <w:tcPr>
                <w:tcW w:w="6475" w:type="dxa"/>
              </w:tcPr>
            </w:tcPrChange>
          </w:tcPr>
          <w:p w14:paraId="47D7D99F" w14:textId="77777777" w:rsidR="0058110C" w:rsidRPr="00A538AE" w:rsidRDefault="0058110C">
            <w:pPr>
              <w:jc w:val="both"/>
              <w:rPr>
                <w:rFonts w:cstheme="minorHAnsi"/>
                <w:rPrChange w:id="420" w:author="Gonzalo Pedrotti" w:date="2019-05-17T11:08:00Z">
                  <w:rPr>
                    <w:rFonts w:ascii="Avenir" w:hAnsi="Avenir"/>
                  </w:rPr>
                </w:rPrChange>
              </w:rPr>
              <w:pPrChange w:id="421" w:author="Gonzalo Pedrotti" w:date="2019-05-17T11:09:00Z">
                <w:pPr/>
              </w:pPrChange>
            </w:pPr>
          </w:p>
          <w:p w14:paraId="3EC47437" w14:textId="77777777" w:rsidR="0058110C" w:rsidRPr="00A538AE" w:rsidRDefault="0058110C">
            <w:pPr>
              <w:jc w:val="both"/>
              <w:rPr>
                <w:rFonts w:cstheme="minorHAnsi"/>
                <w:rPrChange w:id="422" w:author="Gonzalo Pedrotti" w:date="2019-05-17T11:08:00Z">
                  <w:rPr>
                    <w:rFonts w:ascii="Avenir" w:hAnsi="Avenir"/>
                  </w:rPr>
                </w:rPrChange>
              </w:rPr>
              <w:pPrChange w:id="423" w:author="Gonzalo Pedrotti" w:date="2019-05-17T11:09:00Z">
                <w:pPr/>
              </w:pPrChange>
            </w:pPr>
            <w:r w:rsidRPr="00A538AE">
              <w:rPr>
                <w:rFonts w:cstheme="minorHAnsi"/>
                <w:lang w:val="es"/>
                <w:rPrChange w:id="424" w:author="Gonzalo Pedrotti" w:date="2019-05-17T11:08:00Z">
                  <w:rPr>
                    <w:rFonts w:ascii="Avenir" w:hAnsi="Avenir"/>
                    <w:sz w:val="36"/>
                    <w:lang w:val="es"/>
                  </w:rPr>
                </w:rPrChange>
              </w:rPr>
              <w:t xml:space="preserve">Amenazas:  </w:t>
            </w:r>
          </w:p>
          <w:p w14:paraId="11AB3873" w14:textId="77777777" w:rsidR="0058110C" w:rsidRPr="00A538AE" w:rsidRDefault="0058110C">
            <w:pPr>
              <w:jc w:val="both"/>
              <w:rPr>
                <w:rFonts w:cstheme="minorHAnsi"/>
                <w:rPrChange w:id="425" w:author="Gonzalo Pedrotti" w:date="2019-05-17T11:08:00Z">
                  <w:rPr>
                    <w:rFonts w:ascii="Avenir" w:hAnsi="Avenir"/>
                  </w:rPr>
                </w:rPrChange>
              </w:rPr>
              <w:pPrChange w:id="426" w:author="Gonzalo Pedrotti" w:date="2019-05-17T11:09:00Z">
                <w:pPr/>
              </w:pPrChange>
            </w:pPr>
          </w:p>
          <w:p w14:paraId="70A15EC7" w14:textId="42A57C25" w:rsidR="0058110C" w:rsidRPr="00A538AE" w:rsidRDefault="0058110C">
            <w:pPr>
              <w:pStyle w:val="Prrafodelista"/>
              <w:numPr>
                <w:ilvl w:val="0"/>
                <w:numId w:val="2"/>
              </w:numPr>
              <w:jc w:val="both"/>
              <w:rPr>
                <w:ins w:id="427" w:author="Gonzalo Pedrotti" w:date="2019-05-17T11:00:00Z"/>
                <w:rFonts w:cstheme="minorHAnsi"/>
                <w:rPrChange w:id="428" w:author="Gonzalo Pedrotti" w:date="2019-05-17T11:08:00Z">
                  <w:rPr>
                    <w:ins w:id="429" w:author="Gonzalo Pedrotti" w:date="2019-05-17T11:00:00Z"/>
                    <w:rFonts w:ascii="Avenir" w:hAnsi="Avenir"/>
                  </w:rPr>
                </w:rPrChange>
              </w:rPr>
            </w:pPr>
            <w:commentRangeStart w:id="430"/>
            <w:r w:rsidRPr="00A538AE">
              <w:rPr>
                <w:rFonts w:cstheme="minorHAnsi"/>
                <w:rPrChange w:id="431" w:author="Gonzalo Pedrotti" w:date="2019-05-17T11:08:00Z">
                  <w:rPr>
                    <w:rFonts w:ascii="Avenir" w:hAnsi="Avenir"/>
                  </w:rPr>
                </w:rPrChange>
              </w:rPr>
              <w:t xml:space="preserve">Aparición de nuevas empresas de desarrollo orientadas al agro </w:t>
            </w:r>
            <w:ins w:id="432" w:author="Gonzalo Pedrotti" w:date="2019-05-17T11:03:00Z">
              <w:r w:rsidR="00FD1090" w:rsidRPr="00A538AE">
                <w:rPr>
                  <w:rFonts w:cstheme="minorHAnsi"/>
                  <w:rPrChange w:id="433" w:author="Gonzalo Pedrotti" w:date="2019-05-17T11:08:00Z">
                    <w:rPr>
                      <w:rFonts w:ascii="Avenir" w:hAnsi="Avenir"/>
                    </w:rPr>
                  </w:rPrChange>
                </w:rPr>
                <w:t>que desarrollen productos con</w:t>
              </w:r>
            </w:ins>
            <w:ins w:id="434" w:author="Gonzalo Pedrotti" w:date="2019-05-17T11:04:00Z">
              <w:r w:rsidR="00FD1090" w:rsidRPr="00A538AE">
                <w:rPr>
                  <w:rFonts w:cstheme="minorHAnsi"/>
                  <w:rPrChange w:id="435" w:author="Gonzalo Pedrotti" w:date="2019-05-17T11:08:00Z">
                    <w:rPr>
                      <w:rFonts w:ascii="Avenir" w:hAnsi="Avenir"/>
                    </w:rPr>
                  </w:rPrChange>
                </w:rPr>
                <w:t xml:space="preserve"> </w:t>
              </w:r>
            </w:ins>
            <w:del w:id="436" w:author="Gonzalo Pedrotti" w:date="2019-05-17T11:03:00Z">
              <w:r w:rsidRPr="00A538AE" w:rsidDel="00FD1090">
                <w:rPr>
                  <w:rFonts w:cstheme="minorHAnsi"/>
                  <w:rPrChange w:id="437" w:author="Gonzalo Pedrotti" w:date="2019-05-17T11:08:00Z">
                    <w:rPr>
                      <w:rFonts w:ascii="Avenir" w:hAnsi="Avenir"/>
                    </w:rPr>
                  </w:rPrChange>
                </w:rPr>
                <w:delText>con</w:delText>
              </w:r>
            </w:del>
            <w:r w:rsidRPr="00A538AE">
              <w:rPr>
                <w:rFonts w:cstheme="minorHAnsi"/>
                <w:rPrChange w:id="438" w:author="Gonzalo Pedrotti" w:date="2019-05-17T11:08:00Z">
                  <w:rPr>
                    <w:rFonts w:ascii="Avenir" w:hAnsi="Avenir"/>
                  </w:rPr>
                </w:rPrChange>
              </w:rPr>
              <w:t xml:space="preserve"> funcionalidades similares a la </w:t>
            </w:r>
            <w:ins w:id="439" w:author="Gonzalo Pedrotti" w:date="2019-05-17T11:04:00Z">
              <w:r w:rsidR="007D52F7" w:rsidRPr="00A538AE">
                <w:rPr>
                  <w:rFonts w:cstheme="minorHAnsi"/>
                  <w:rPrChange w:id="440" w:author="Gonzalo Pedrotti" w:date="2019-05-17T11:08:00Z">
                    <w:rPr>
                      <w:rFonts w:ascii="Avenir" w:hAnsi="Avenir"/>
                    </w:rPr>
                  </w:rPrChange>
                </w:rPr>
                <w:t>de nuestro producto.</w:t>
              </w:r>
            </w:ins>
            <w:del w:id="441" w:author="Gonzalo Pedrotti" w:date="2019-05-17T11:04:00Z">
              <w:r w:rsidRPr="00A538AE" w:rsidDel="007D52F7">
                <w:rPr>
                  <w:rFonts w:cstheme="minorHAnsi"/>
                  <w:rPrChange w:id="442" w:author="Gonzalo Pedrotti" w:date="2019-05-17T11:08:00Z">
                    <w:rPr>
                      <w:rFonts w:ascii="Avenir" w:hAnsi="Avenir"/>
                    </w:rPr>
                  </w:rPrChange>
                </w:rPr>
                <w:delText>nuestra.</w:delText>
              </w:r>
              <w:commentRangeEnd w:id="430"/>
              <w:r w:rsidR="00470559" w:rsidRPr="00A538AE" w:rsidDel="007D52F7">
                <w:rPr>
                  <w:rStyle w:val="Refdecomentario"/>
                  <w:rFonts w:cstheme="minorHAnsi"/>
                  <w:sz w:val="22"/>
                  <w:szCs w:val="22"/>
                  <w:rPrChange w:id="443" w:author="Gonzalo Pedrotti" w:date="2019-05-17T11:08:00Z">
                    <w:rPr>
                      <w:rStyle w:val="Refdecomentario"/>
                    </w:rPr>
                  </w:rPrChange>
                </w:rPr>
                <w:commentReference w:id="430"/>
              </w:r>
            </w:del>
          </w:p>
          <w:p w14:paraId="16AC3FF0" w14:textId="40C2F2DC" w:rsidR="00EE1A7E" w:rsidRPr="00A538AE" w:rsidDel="00EE1A7E" w:rsidRDefault="00EE1A7E">
            <w:pPr>
              <w:pStyle w:val="Prrafodelista"/>
              <w:numPr>
                <w:ilvl w:val="0"/>
                <w:numId w:val="2"/>
              </w:numPr>
              <w:jc w:val="both"/>
              <w:rPr>
                <w:del w:id="444" w:author="Gonzalo Pedrotti" w:date="2019-05-17T11:02:00Z"/>
                <w:rFonts w:cstheme="minorHAnsi"/>
                <w:rPrChange w:id="445" w:author="Gonzalo Pedrotti" w:date="2019-05-17T11:08:00Z">
                  <w:rPr>
                    <w:del w:id="446" w:author="Gonzalo Pedrotti" w:date="2019-05-17T11:02:00Z"/>
                    <w:rFonts w:ascii="Avenir" w:hAnsi="Avenir"/>
                  </w:rPr>
                </w:rPrChange>
              </w:rPr>
              <w:pPrChange w:id="447" w:author="Gonzalo Pedrotti" w:date="2019-05-17T11:09:00Z">
                <w:pPr>
                  <w:pStyle w:val="Prrafodelista"/>
                  <w:numPr>
                    <w:numId w:val="2"/>
                  </w:numPr>
                  <w:ind w:hanging="360"/>
                </w:pPr>
              </w:pPrChange>
            </w:pPr>
          </w:p>
          <w:p w14:paraId="2BF83382" w14:textId="77777777" w:rsidR="00EE1A7E" w:rsidRPr="00A538AE" w:rsidRDefault="00EE1A7E">
            <w:pPr>
              <w:pStyle w:val="Prrafodelista"/>
              <w:numPr>
                <w:ilvl w:val="0"/>
                <w:numId w:val="2"/>
              </w:numPr>
              <w:jc w:val="both"/>
              <w:rPr>
                <w:ins w:id="448" w:author="Gonzalo Pedrotti" w:date="2019-05-17T11:02:00Z"/>
                <w:rFonts w:cstheme="minorHAnsi"/>
                <w:rPrChange w:id="449" w:author="Gonzalo Pedrotti" w:date="2019-05-17T11:08:00Z">
                  <w:rPr>
                    <w:ins w:id="450" w:author="Gonzalo Pedrotti" w:date="2019-05-17T11:02:00Z"/>
                    <w:rFonts w:ascii="Avenir" w:hAnsi="Avenir"/>
                  </w:rPr>
                </w:rPrChange>
              </w:rPr>
            </w:pPr>
            <w:ins w:id="451" w:author="Gonzalo Pedrotti" w:date="2019-05-17T11:02:00Z">
              <w:r w:rsidRPr="00A538AE">
                <w:rPr>
                  <w:rFonts w:cstheme="minorHAnsi"/>
                  <w:rPrChange w:id="452" w:author="Gonzalo Pedrotti" w:date="2019-05-17T11:08:00Z">
                    <w:rPr>
                      <w:rFonts w:ascii="Avenir" w:hAnsi="Avenir"/>
                    </w:rPr>
                  </w:rPrChange>
                </w:rPr>
                <w:t xml:space="preserve">El uso de </w:t>
              </w:r>
              <w:proofErr w:type="spellStart"/>
              <w:r w:rsidRPr="00A538AE">
                <w:rPr>
                  <w:rFonts w:cstheme="minorHAnsi"/>
                  <w:rPrChange w:id="453" w:author="Gonzalo Pedrotti" w:date="2019-05-17T11:08:00Z">
                    <w:rPr>
                      <w:rFonts w:ascii="Avenir" w:hAnsi="Avenir"/>
                    </w:rPr>
                  </w:rPrChange>
                </w:rPr>
                <w:t>API´s</w:t>
              </w:r>
              <w:proofErr w:type="spellEnd"/>
              <w:r w:rsidRPr="00A538AE">
                <w:rPr>
                  <w:rFonts w:cstheme="minorHAnsi"/>
                  <w:rPrChange w:id="454" w:author="Gonzalo Pedrotti" w:date="2019-05-17T11:08:00Z">
                    <w:rPr>
                      <w:rFonts w:ascii="Avenir" w:hAnsi="Avenir"/>
                    </w:rPr>
                  </w:rPrChange>
                </w:rPr>
                <w:t xml:space="preserve"> externas que hoy se pueden utilizar sin licenciamiento, dejen de ser gratuitas y comiencen a ser pagas.</w:t>
              </w:r>
            </w:ins>
          </w:p>
          <w:p w14:paraId="79BDF1AC" w14:textId="7D483AF8" w:rsidR="0058110C" w:rsidRPr="00A538AE" w:rsidDel="00EE1A7E" w:rsidRDefault="0058110C">
            <w:pPr>
              <w:pStyle w:val="Prrafodelista"/>
              <w:numPr>
                <w:ilvl w:val="0"/>
                <w:numId w:val="2"/>
              </w:numPr>
              <w:jc w:val="both"/>
              <w:rPr>
                <w:del w:id="455" w:author="Gonzalo Pedrotti" w:date="2019-05-17T11:02:00Z"/>
                <w:rFonts w:cstheme="minorHAnsi"/>
                <w:rPrChange w:id="456" w:author="Gonzalo Pedrotti" w:date="2019-05-17T11:08:00Z">
                  <w:rPr>
                    <w:del w:id="457" w:author="Gonzalo Pedrotti" w:date="2019-05-17T11:02:00Z"/>
                    <w:rFonts w:ascii="Avenir" w:hAnsi="Avenir"/>
                  </w:rPr>
                </w:rPrChange>
              </w:rPr>
              <w:pPrChange w:id="458" w:author="Gonzalo Pedrotti" w:date="2019-05-17T11:09:00Z">
                <w:pPr>
                  <w:pStyle w:val="Prrafodelista"/>
                  <w:numPr>
                    <w:numId w:val="2"/>
                  </w:numPr>
                  <w:ind w:hanging="360"/>
                </w:pPr>
              </w:pPrChange>
            </w:pPr>
            <w:commentRangeStart w:id="459"/>
            <w:del w:id="460" w:author="Gonzalo Pedrotti" w:date="2019-05-17T11:02:00Z">
              <w:r w:rsidRPr="00A538AE" w:rsidDel="00EE1A7E">
                <w:rPr>
                  <w:rFonts w:cstheme="minorHAnsi"/>
                  <w:rPrChange w:id="461" w:author="Gonzalo Pedrotti" w:date="2019-05-17T11:08:00Z">
                    <w:rPr>
                      <w:rFonts w:ascii="Avenir" w:hAnsi="Avenir"/>
                    </w:rPr>
                  </w:rPrChange>
                </w:rPr>
                <w:delText xml:space="preserve">Los datos obtenidos desde </w:delText>
              </w:r>
              <w:r w:rsidR="005C5B68" w:rsidRPr="00A538AE" w:rsidDel="00EE1A7E">
                <w:rPr>
                  <w:rFonts w:cstheme="minorHAnsi"/>
                  <w:rPrChange w:id="462" w:author="Gonzalo Pedrotti" w:date="2019-05-17T11:08:00Z">
                    <w:rPr>
                      <w:rFonts w:ascii="Avenir" w:hAnsi="Avenir"/>
                    </w:rPr>
                  </w:rPrChange>
                </w:rPr>
                <w:delText xml:space="preserve">la </w:delText>
              </w:r>
              <w:r w:rsidRPr="00A538AE" w:rsidDel="00EE1A7E">
                <w:rPr>
                  <w:rFonts w:cstheme="minorHAnsi"/>
                  <w:rPrChange w:id="463" w:author="Gonzalo Pedrotti" w:date="2019-05-17T11:08:00Z">
                    <w:rPr>
                      <w:rFonts w:ascii="Avenir" w:hAnsi="Avenir"/>
                    </w:rPr>
                  </w:rPrChange>
                </w:rPr>
                <w:delText>aplicación externa dejen de ser gratuitos</w:delText>
              </w:r>
              <w:r w:rsidR="005C5B68" w:rsidRPr="00A538AE" w:rsidDel="00EE1A7E">
                <w:rPr>
                  <w:rFonts w:cstheme="minorHAnsi"/>
                  <w:rPrChange w:id="464" w:author="Gonzalo Pedrotti" w:date="2019-05-17T11:08:00Z">
                    <w:rPr>
                      <w:rFonts w:ascii="Avenir" w:hAnsi="Avenir"/>
                    </w:rPr>
                  </w:rPrChange>
                </w:rPr>
                <w:delText xml:space="preserve"> o dejen de ser proporcionados</w:delText>
              </w:r>
              <w:commentRangeEnd w:id="459"/>
              <w:r w:rsidR="009243A4" w:rsidRPr="00A538AE" w:rsidDel="00EE1A7E">
                <w:rPr>
                  <w:rStyle w:val="Refdecomentario"/>
                  <w:rFonts w:cstheme="minorHAnsi"/>
                  <w:sz w:val="22"/>
                  <w:szCs w:val="22"/>
                  <w:rPrChange w:id="465" w:author="Gonzalo Pedrotti" w:date="2019-05-17T11:08:00Z">
                    <w:rPr>
                      <w:rStyle w:val="Refdecomentario"/>
                    </w:rPr>
                  </w:rPrChange>
                </w:rPr>
                <w:commentReference w:id="459"/>
              </w:r>
            </w:del>
          </w:p>
          <w:p w14:paraId="06ED5D95" w14:textId="77777777" w:rsidR="0058110C" w:rsidRPr="00A538AE" w:rsidRDefault="0058110C">
            <w:pPr>
              <w:pStyle w:val="Prrafodelista"/>
              <w:numPr>
                <w:ilvl w:val="0"/>
                <w:numId w:val="2"/>
              </w:numPr>
              <w:jc w:val="both"/>
              <w:rPr>
                <w:rFonts w:cstheme="minorHAnsi"/>
                <w:rPrChange w:id="466" w:author="Gonzalo Pedrotti" w:date="2019-05-17T11:08:00Z">
                  <w:rPr>
                    <w:rFonts w:ascii="Avenir" w:hAnsi="Avenir"/>
                  </w:rPr>
                </w:rPrChange>
              </w:rPr>
              <w:pPrChange w:id="467" w:author="Gonzalo Pedrotti" w:date="2019-05-17T11:09:00Z">
                <w:pPr>
                  <w:pStyle w:val="Prrafodelista"/>
                  <w:numPr>
                    <w:numId w:val="2"/>
                  </w:numPr>
                  <w:ind w:hanging="360"/>
                </w:pPr>
              </w:pPrChange>
            </w:pPr>
            <w:r w:rsidRPr="00A538AE">
              <w:rPr>
                <w:rFonts w:cstheme="minorHAnsi"/>
                <w:rPrChange w:id="468" w:author="Gonzalo Pedrotti" w:date="2019-05-17T11:08:00Z">
                  <w:rPr>
                    <w:rFonts w:ascii="Avenir" w:hAnsi="Avenir"/>
                  </w:rPr>
                </w:rPrChange>
              </w:rPr>
              <w:t>Condiciones climáticas que generen situaciones desfavorables en la producción de los clientes que utilicen el servicio, de manera que dejen de utilizar el producto. (</w:t>
            </w:r>
            <w:proofErr w:type="spellStart"/>
            <w:r w:rsidRPr="00A538AE">
              <w:rPr>
                <w:rFonts w:cstheme="minorHAnsi"/>
                <w:rPrChange w:id="469" w:author="Gonzalo Pedrotti" w:date="2019-05-17T11:08:00Z">
                  <w:rPr>
                    <w:rFonts w:ascii="Avenir" w:hAnsi="Avenir"/>
                  </w:rPr>
                </w:rPrChange>
              </w:rPr>
              <w:t>Ej</w:t>
            </w:r>
            <w:proofErr w:type="spellEnd"/>
            <w:r w:rsidRPr="00A538AE">
              <w:rPr>
                <w:rFonts w:cstheme="minorHAnsi"/>
                <w:rPrChange w:id="470" w:author="Gonzalo Pedrotti" w:date="2019-05-17T11:08:00Z">
                  <w:rPr>
                    <w:rFonts w:ascii="Avenir" w:hAnsi="Avenir"/>
                  </w:rPr>
                </w:rPrChange>
              </w:rPr>
              <w:t>: inundaciones, sequías, ataques de plagas, etc.)</w:t>
            </w:r>
          </w:p>
          <w:p w14:paraId="5B2BC79D" w14:textId="77777777" w:rsidR="0058110C" w:rsidRPr="00A538AE" w:rsidRDefault="0058110C">
            <w:pPr>
              <w:pStyle w:val="Prrafodelista"/>
              <w:numPr>
                <w:ilvl w:val="0"/>
                <w:numId w:val="2"/>
              </w:numPr>
              <w:jc w:val="both"/>
              <w:rPr>
                <w:rFonts w:cstheme="minorHAnsi"/>
                <w:rPrChange w:id="471" w:author="Gonzalo Pedrotti" w:date="2019-05-17T11:08:00Z">
                  <w:rPr>
                    <w:rFonts w:ascii="Avenir" w:hAnsi="Avenir"/>
                  </w:rPr>
                </w:rPrChange>
              </w:rPr>
              <w:pPrChange w:id="472" w:author="Gonzalo Pedrotti" w:date="2019-05-17T11:09:00Z">
                <w:pPr>
                  <w:pStyle w:val="Prrafodelista"/>
                  <w:numPr>
                    <w:numId w:val="2"/>
                  </w:numPr>
                  <w:ind w:hanging="360"/>
                </w:pPr>
              </w:pPrChange>
            </w:pPr>
            <w:r w:rsidRPr="00A538AE">
              <w:rPr>
                <w:rFonts w:cstheme="minorHAnsi"/>
                <w:rPrChange w:id="473" w:author="Gonzalo Pedrotti" w:date="2019-05-17T11:08:00Z">
                  <w:rPr>
                    <w:rFonts w:ascii="Avenir" w:hAnsi="Avenir"/>
                  </w:rPr>
                </w:rPrChange>
              </w:rPr>
              <w:t>Cambios en las leyes que puedan afectar negativamente el sector del desarrollo del software.</w:t>
            </w:r>
          </w:p>
          <w:p w14:paraId="3995AB80" w14:textId="77777777" w:rsidR="0058110C" w:rsidRPr="00A538AE" w:rsidRDefault="0058110C">
            <w:pPr>
              <w:ind w:left="360"/>
              <w:jc w:val="both"/>
              <w:rPr>
                <w:rFonts w:cstheme="minorHAnsi"/>
                <w:rPrChange w:id="474" w:author="Gonzalo Pedrotti" w:date="2019-05-17T11:08:00Z">
                  <w:rPr>
                    <w:rFonts w:ascii="Avenir" w:hAnsi="Avenir"/>
                  </w:rPr>
                </w:rPrChange>
              </w:rPr>
              <w:pPrChange w:id="475" w:author="Gonzalo Pedrotti" w:date="2019-05-17T11:09:00Z">
                <w:pPr>
                  <w:ind w:left="360"/>
                </w:pPr>
              </w:pPrChange>
            </w:pPr>
          </w:p>
          <w:p w14:paraId="3DE122B2" w14:textId="77777777" w:rsidR="0058110C" w:rsidRPr="00A538AE" w:rsidRDefault="0058110C">
            <w:pPr>
              <w:jc w:val="both"/>
              <w:rPr>
                <w:rFonts w:cstheme="minorHAnsi"/>
                <w:rPrChange w:id="476" w:author="Gonzalo Pedrotti" w:date="2019-05-17T11:08:00Z">
                  <w:rPr>
                    <w:rFonts w:ascii="Avenir" w:hAnsi="Avenir"/>
                  </w:rPr>
                </w:rPrChange>
              </w:rPr>
              <w:pPrChange w:id="477" w:author="Gonzalo Pedrotti" w:date="2019-05-17T11:09:00Z">
                <w:pPr/>
              </w:pPrChange>
            </w:pPr>
          </w:p>
        </w:tc>
      </w:tr>
    </w:tbl>
    <w:p w14:paraId="7D8305F5" w14:textId="61986B5C" w:rsidR="0058110C" w:rsidRPr="00A538AE" w:rsidRDefault="0058110C">
      <w:pPr>
        <w:jc w:val="both"/>
        <w:rPr>
          <w:ins w:id="478" w:author="Gonzalo Pedrotti" w:date="2019-05-17T11:05:00Z"/>
          <w:rFonts w:cstheme="minorHAnsi"/>
          <w:rPrChange w:id="479" w:author="Gonzalo Pedrotti" w:date="2019-05-17T11:08:00Z">
            <w:rPr>
              <w:ins w:id="480" w:author="Gonzalo Pedrotti" w:date="2019-05-17T11:05:00Z"/>
            </w:rPr>
          </w:rPrChange>
        </w:rPr>
      </w:pPr>
    </w:p>
    <w:p w14:paraId="2F5B930C" w14:textId="01105F60" w:rsidR="007D52F7" w:rsidRDefault="007D52F7" w:rsidP="00A538AE">
      <w:pPr>
        <w:jc w:val="both"/>
        <w:rPr>
          <w:ins w:id="481" w:author="Gonzalo Pedrotti" w:date="2019-05-17T11:11:00Z"/>
          <w:rFonts w:cstheme="minorHAnsi"/>
        </w:rPr>
      </w:pPr>
    </w:p>
    <w:p w14:paraId="6C27A736" w14:textId="77777777" w:rsidR="00A538AE" w:rsidRPr="00A538AE" w:rsidRDefault="00A538AE">
      <w:pPr>
        <w:jc w:val="both"/>
        <w:rPr>
          <w:ins w:id="482" w:author="Gonzalo Pedrotti" w:date="2019-05-17T11:05:00Z"/>
          <w:rFonts w:cstheme="minorHAnsi"/>
          <w:rPrChange w:id="483" w:author="Gonzalo Pedrotti" w:date="2019-05-17T11:08:00Z">
            <w:rPr>
              <w:ins w:id="484" w:author="Gonzalo Pedrotti" w:date="2019-05-17T11:05:00Z"/>
            </w:rPr>
          </w:rPrChange>
        </w:rPr>
      </w:pPr>
    </w:p>
    <w:p w14:paraId="75C88BA4" w14:textId="69779FB3" w:rsidR="007D52F7" w:rsidRPr="00A538AE" w:rsidDel="007D52F7" w:rsidRDefault="007D52F7">
      <w:pPr>
        <w:pStyle w:val="Ttulo1"/>
        <w:rPr>
          <w:del w:id="485" w:author="Gonzalo Pedrotti" w:date="2019-05-17T11:05:00Z"/>
          <w:rPrChange w:id="486" w:author="Gonzalo Pedrotti" w:date="2019-05-17T11:12:00Z">
            <w:rPr>
              <w:del w:id="487" w:author="Gonzalo Pedrotti" w:date="2019-05-17T11:05:00Z"/>
            </w:rPr>
          </w:rPrChange>
        </w:rPr>
        <w:pPrChange w:id="488" w:author="Gonzalo Pedrotti" w:date="2019-05-17T11:12:00Z">
          <w:pPr/>
        </w:pPrChange>
      </w:pPr>
    </w:p>
    <w:p w14:paraId="26888BBB" w14:textId="4619BE0C" w:rsidR="0058110C" w:rsidRPr="00A538AE" w:rsidDel="007D52F7" w:rsidRDefault="006F3C16">
      <w:pPr>
        <w:pStyle w:val="Ttulo1"/>
        <w:rPr>
          <w:del w:id="489" w:author="Gonzalo Pedrotti" w:date="2019-05-17T11:05:00Z"/>
          <w:rPrChange w:id="490" w:author="Gonzalo Pedrotti" w:date="2019-05-17T11:12:00Z">
            <w:rPr>
              <w:del w:id="491" w:author="Gonzalo Pedrotti" w:date="2019-05-17T11:05:00Z"/>
              <w:rFonts w:asciiTheme="minorHAnsi" w:hAnsiTheme="minorHAnsi" w:cstheme="minorHAnsi"/>
              <w:sz w:val="24"/>
              <w:szCs w:val="24"/>
            </w:rPr>
          </w:rPrChange>
        </w:rPr>
      </w:pPr>
      <w:ins w:id="492" w:author="Christian Villafañe" w:date="2019-05-01T11:03:00Z">
        <w:del w:id="493" w:author="Gonzalo Pedrotti" w:date="2019-05-17T11:05:00Z">
          <w:r w:rsidRPr="00A538AE" w:rsidDel="007D52F7">
            <w:rPr>
              <w:rPrChange w:id="494" w:author="Gonzalo Pedrotti" w:date="2019-05-17T11:12:00Z">
                <w:rPr>
                  <w:rFonts w:cstheme="minorHAnsi"/>
                  <w:sz w:val="24"/>
                  <w:szCs w:val="24"/>
                </w:rPr>
              </w:rPrChange>
            </w:rPr>
            <w:delText>Alguna conclusión a la que arriba el equipo después de haber realizado este estudio?</w:delText>
          </w:r>
        </w:del>
      </w:ins>
    </w:p>
    <w:p w14:paraId="5F655063" w14:textId="77777777" w:rsidR="0058110C" w:rsidRPr="00A538AE" w:rsidDel="00A538AE" w:rsidRDefault="0058110C">
      <w:pPr>
        <w:pStyle w:val="Ttulo1"/>
        <w:rPr>
          <w:del w:id="495" w:author="Gonzalo Pedrotti" w:date="2019-05-17T11:12:00Z"/>
          <w:rPrChange w:id="496" w:author="Gonzalo Pedrotti" w:date="2019-05-17T11:12:00Z">
            <w:rPr>
              <w:del w:id="497" w:author="Gonzalo Pedrotti" w:date="2019-05-17T11:12:00Z"/>
            </w:rPr>
          </w:rPrChange>
        </w:rPr>
        <w:pPrChange w:id="498" w:author="Gonzalo Pedrotti" w:date="2019-05-17T11:12:00Z">
          <w:pPr/>
        </w:pPrChange>
      </w:pPr>
    </w:p>
    <w:p w14:paraId="4CC9BC6E" w14:textId="77777777" w:rsidR="00B21EFB" w:rsidRPr="00A538AE" w:rsidRDefault="00B21EFB">
      <w:pPr>
        <w:pStyle w:val="Ttulo1"/>
        <w:rPr>
          <w:rPrChange w:id="499" w:author="Gonzalo Pedrotti" w:date="2019-05-17T11:12:00Z">
            <w:rPr>
              <w:rFonts w:asciiTheme="minorHAnsi" w:hAnsiTheme="minorHAnsi" w:cstheme="minorHAnsi"/>
              <w:sz w:val="24"/>
              <w:szCs w:val="24"/>
            </w:rPr>
          </w:rPrChange>
        </w:rPr>
      </w:pPr>
      <w:bookmarkStart w:id="500" w:name="_Toc9000873"/>
      <w:r w:rsidRPr="00A538AE">
        <w:rPr>
          <w:rPrChange w:id="501" w:author="Gonzalo Pedrotti" w:date="2019-05-17T11:12:00Z">
            <w:rPr>
              <w:rFonts w:asciiTheme="minorHAnsi" w:hAnsiTheme="minorHAnsi" w:cstheme="minorHAnsi"/>
              <w:sz w:val="24"/>
              <w:szCs w:val="24"/>
            </w:rPr>
          </w:rPrChange>
        </w:rPr>
        <w:t>Aplicaciones y/o sistemas similares</w:t>
      </w:r>
      <w:bookmarkEnd w:id="500"/>
      <w:del w:id="502" w:author="Gonzalo Pedrotti" w:date="2019-05-17T11:12:00Z">
        <w:r w:rsidRPr="00A538AE" w:rsidDel="00A538AE">
          <w:rPr>
            <w:rPrChange w:id="503" w:author="Gonzalo Pedrotti" w:date="2019-05-17T11:12:00Z">
              <w:rPr>
                <w:rFonts w:asciiTheme="minorHAnsi" w:hAnsiTheme="minorHAnsi" w:cstheme="minorHAnsi"/>
                <w:sz w:val="24"/>
                <w:szCs w:val="24"/>
              </w:rPr>
            </w:rPrChange>
          </w:rPr>
          <w:delText>:</w:delText>
        </w:r>
      </w:del>
    </w:p>
    <w:p w14:paraId="724EB953" w14:textId="77777777" w:rsidR="00B21EFB" w:rsidRPr="00A538AE" w:rsidRDefault="00B21EFB">
      <w:pPr>
        <w:jc w:val="both"/>
        <w:rPr>
          <w:rFonts w:cstheme="minorHAnsi"/>
        </w:rPr>
        <w:pPrChange w:id="504" w:author="Gonzalo Pedrotti" w:date="2019-05-17T11:09:00Z">
          <w:pPr/>
        </w:pPrChange>
      </w:pPr>
      <w:r w:rsidRPr="00A538AE">
        <w:rPr>
          <w:rFonts w:cstheme="minorHAnsi"/>
        </w:rPr>
        <w:t xml:space="preserve">Como aplicación móvil con funcionalidades similares a las que brindará MiCampo Mobile, hemos encontrado </w:t>
      </w:r>
      <w:proofErr w:type="spellStart"/>
      <w:r w:rsidRPr="00A538AE">
        <w:rPr>
          <w:rFonts w:cstheme="minorHAnsi"/>
        </w:rPr>
        <w:t>Agróptima</w:t>
      </w:r>
      <w:proofErr w:type="spellEnd"/>
      <w:r w:rsidRPr="00A538AE">
        <w:rPr>
          <w:rFonts w:cstheme="minorHAnsi"/>
        </w:rPr>
        <w:t>.</w:t>
      </w:r>
    </w:p>
    <w:p w14:paraId="51289E89" w14:textId="77777777" w:rsidR="00C60F19" w:rsidRPr="00A538AE" w:rsidRDefault="00C60F19">
      <w:pPr>
        <w:jc w:val="both"/>
        <w:rPr>
          <w:rFonts w:cstheme="minorHAnsi"/>
        </w:rPr>
        <w:pPrChange w:id="505" w:author="Gonzalo Pedrotti" w:date="2019-05-17T11:09:00Z">
          <w:pPr/>
        </w:pPrChange>
      </w:pPr>
      <w:r w:rsidRPr="00A538AE">
        <w:rPr>
          <w:rFonts w:cstheme="minorHAnsi"/>
          <w:noProof/>
          <w:lang w:eastAsia="es-AR"/>
          <w:rPrChange w:id="506" w:author="Gonzalo Pedrotti" w:date="2019-05-17T11:08:00Z">
            <w:rPr>
              <w:rFonts w:cstheme="minorHAnsi"/>
              <w:noProof/>
              <w:lang w:eastAsia="es-AR"/>
            </w:rPr>
          </w:rPrChange>
        </w:rPr>
        <w:drawing>
          <wp:inline distT="0" distB="0" distL="0" distR="0" wp14:anchorId="2C6BC0F6" wp14:editId="3CD657D0">
            <wp:extent cx="1714500" cy="1714500"/>
            <wp:effectExtent l="0" t="0" r="0" b="0"/>
            <wp:docPr id="7" name="Imagen 7" descr="https://lh3.googleusercontent.com/2a1mdNkX30Is6Tj6W7FygZa3OnvHFD2Y6jgEa4fwN7HzZ8NNbZNxTtcwfPmDz51dfl0=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2a1mdNkX30Is6Tj6W7FygZa3OnvHFD2Y6jgEa4fwN7HzZ8NNbZNxTtcwfPmDz51dfl0=s1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2219BE" w:rsidRPr="00A538AE">
        <w:rPr>
          <w:rFonts w:cstheme="minorHAnsi"/>
        </w:rPr>
        <w:t xml:space="preserve"> </w:t>
      </w:r>
      <w:r w:rsidR="002219BE" w:rsidRPr="00A538AE">
        <w:rPr>
          <w:rFonts w:cstheme="minorHAnsi"/>
          <w:noProof/>
          <w:lang w:eastAsia="es-AR"/>
          <w:rPrChange w:id="507" w:author="Gonzalo Pedrotti" w:date="2019-05-17T11:08:00Z">
            <w:rPr>
              <w:rFonts w:cstheme="minorHAnsi"/>
              <w:noProof/>
              <w:lang w:eastAsia="es-AR"/>
            </w:rPr>
          </w:rPrChange>
        </w:rPr>
        <w:drawing>
          <wp:inline distT="0" distB="0" distL="0" distR="0" wp14:anchorId="05F3941E" wp14:editId="6C85F64C">
            <wp:extent cx="1657350" cy="2952750"/>
            <wp:effectExtent l="0" t="0" r="0" b="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2952750"/>
                    </a:xfrm>
                    <a:prstGeom prst="rect">
                      <a:avLst/>
                    </a:prstGeom>
                    <a:noFill/>
                    <a:ln>
                      <a:noFill/>
                    </a:ln>
                  </pic:spPr>
                </pic:pic>
              </a:graphicData>
            </a:graphic>
          </wp:inline>
        </w:drawing>
      </w:r>
    </w:p>
    <w:p w14:paraId="1E56D180" w14:textId="77777777" w:rsidR="00C60F19" w:rsidRPr="00A538AE" w:rsidRDefault="00C60F19">
      <w:pPr>
        <w:jc w:val="both"/>
        <w:rPr>
          <w:rFonts w:cstheme="minorHAnsi"/>
        </w:rPr>
        <w:pPrChange w:id="508" w:author="Gonzalo Pedrotti" w:date="2019-05-17T11:09:00Z">
          <w:pPr/>
        </w:pPrChange>
      </w:pPr>
      <w:proofErr w:type="spellStart"/>
      <w:r w:rsidRPr="00A538AE">
        <w:rPr>
          <w:rFonts w:cstheme="minorHAnsi"/>
        </w:rPr>
        <w:t>Agroptima</w:t>
      </w:r>
      <w:proofErr w:type="spellEnd"/>
      <w:r w:rsidRPr="00A538AE">
        <w:rPr>
          <w:rFonts w:cstheme="minorHAnsi"/>
        </w:rPr>
        <w:t xml:space="preserve"> te permite llevar un control de tu explotación agrícola </w:t>
      </w:r>
      <w:r w:rsidR="00920C73" w:rsidRPr="00A538AE">
        <w:rPr>
          <w:rFonts w:cstheme="minorHAnsi"/>
        </w:rPr>
        <w:t>a través de una</w:t>
      </w:r>
      <w:r w:rsidRPr="00A538AE">
        <w:rPr>
          <w:rFonts w:cstheme="minorHAnsi"/>
        </w:rPr>
        <w:t xml:space="preserve"> APP y </w:t>
      </w:r>
      <w:r w:rsidR="00920C73" w:rsidRPr="00A538AE">
        <w:rPr>
          <w:rFonts w:cstheme="minorHAnsi"/>
        </w:rPr>
        <w:t>una</w:t>
      </w:r>
      <w:r w:rsidRPr="00A538AE">
        <w:rPr>
          <w:rFonts w:cstheme="minorHAnsi"/>
        </w:rPr>
        <w:t xml:space="preserve"> cuenta de ordenador</w:t>
      </w:r>
      <w:r w:rsidR="006A60A4" w:rsidRPr="00A538AE">
        <w:rPr>
          <w:rFonts w:cstheme="minorHAnsi"/>
        </w:rPr>
        <w:t>.</w:t>
      </w:r>
    </w:p>
    <w:p w14:paraId="03AFEC47" w14:textId="77777777" w:rsidR="006A60A4" w:rsidRPr="00A538AE" w:rsidRDefault="006A60A4">
      <w:pPr>
        <w:jc w:val="both"/>
        <w:rPr>
          <w:rFonts w:cstheme="minorHAnsi"/>
        </w:rPr>
        <w:pPrChange w:id="509" w:author="Gonzalo Pedrotti" w:date="2019-05-17T11:09:00Z">
          <w:pPr/>
        </w:pPrChange>
      </w:pPr>
      <w:r w:rsidRPr="00A538AE">
        <w:rPr>
          <w:rFonts w:cstheme="minorHAnsi"/>
        </w:rPr>
        <w:t>Características Principales:</w:t>
      </w:r>
    </w:p>
    <w:p w14:paraId="0F080BEE" w14:textId="77777777" w:rsidR="00C60F19" w:rsidRPr="00A538AE" w:rsidRDefault="00C60F19">
      <w:pPr>
        <w:jc w:val="both"/>
        <w:rPr>
          <w:rFonts w:cstheme="minorHAnsi"/>
        </w:rPr>
        <w:pPrChange w:id="510" w:author="Gonzalo Pedrotti" w:date="2019-05-17T11:09:00Z">
          <w:pPr/>
        </w:pPrChange>
      </w:pPr>
      <w:r w:rsidRPr="00A538AE">
        <w:rPr>
          <w:rFonts w:cstheme="minorHAnsi"/>
        </w:rPr>
        <w:t>• Acceder a tus datos desde cualquier lugar</w:t>
      </w:r>
    </w:p>
    <w:p w14:paraId="42BE5C6A" w14:textId="77777777" w:rsidR="00C60F19" w:rsidRPr="00A538AE" w:rsidRDefault="00C60F19">
      <w:pPr>
        <w:jc w:val="both"/>
        <w:rPr>
          <w:rFonts w:cstheme="minorHAnsi"/>
        </w:rPr>
        <w:pPrChange w:id="511" w:author="Gonzalo Pedrotti" w:date="2019-05-17T11:09:00Z">
          <w:pPr/>
        </w:pPrChange>
      </w:pPr>
      <w:r w:rsidRPr="00A538AE">
        <w:rPr>
          <w:rFonts w:cstheme="minorHAnsi"/>
        </w:rPr>
        <w:t>• Tener el Cuaderno de Explotación siempre listo. Accedes a tu cuenta desde el ordenador y lo descargas en un clic</w:t>
      </w:r>
    </w:p>
    <w:p w14:paraId="1BEC15C4" w14:textId="77777777" w:rsidR="00C60F19" w:rsidRPr="00A538AE" w:rsidRDefault="00C60F19">
      <w:pPr>
        <w:jc w:val="both"/>
        <w:rPr>
          <w:rFonts w:cstheme="minorHAnsi"/>
        </w:rPr>
        <w:pPrChange w:id="512" w:author="Gonzalo Pedrotti" w:date="2019-05-17T11:09:00Z">
          <w:pPr/>
        </w:pPrChange>
      </w:pPr>
      <w:r w:rsidRPr="00A538AE">
        <w:rPr>
          <w:rFonts w:cstheme="minorHAnsi"/>
        </w:rPr>
        <w:t>• Saber qué te cuesta cada tarea agrícola</w:t>
      </w:r>
    </w:p>
    <w:p w14:paraId="4B0BD014" w14:textId="77777777" w:rsidR="00C60F19" w:rsidRPr="00A538AE" w:rsidRDefault="00C60F19">
      <w:pPr>
        <w:jc w:val="both"/>
        <w:rPr>
          <w:rFonts w:cstheme="minorHAnsi"/>
        </w:rPr>
        <w:pPrChange w:id="513" w:author="Gonzalo Pedrotti" w:date="2019-05-17T11:09:00Z">
          <w:pPr/>
        </w:pPrChange>
      </w:pPr>
      <w:r w:rsidRPr="00A538AE">
        <w:rPr>
          <w:rFonts w:cstheme="minorHAnsi"/>
        </w:rPr>
        <w:t>• Solucionar tus posibles dudas con el mejor equipo de soporte incluido</w:t>
      </w:r>
    </w:p>
    <w:p w14:paraId="1F3A5ADF" w14:textId="77777777" w:rsidR="00C60F19" w:rsidRPr="00A538AE" w:rsidRDefault="00C60F19">
      <w:pPr>
        <w:jc w:val="both"/>
        <w:rPr>
          <w:rFonts w:cstheme="minorHAnsi"/>
        </w:rPr>
        <w:pPrChange w:id="514" w:author="Gonzalo Pedrotti" w:date="2019-05-17T11:09:00Z">
          <w:pPr/>
        </w:pPrChange>
      </w:pPr>
      <w:r w:rsidRPr="00A538AE">
        <w:rPr>
          <w:rFonts w:cstheme="minorHAnsi"/>
        </w:rPr>
        <w:t>• Llevar un control de tus tareas y costes agrícolas desde tu móvil</w:t>
      </w:r>
    </w:p>
    <w:p w14:paraId="1CBCDB0E" w14:textId="77777777" w:rsidR="00C60F19" w:rsidRPr="00A538AE" w:rsidRDefault="00C60F19">
      <w:pPr>
        <w:jc w:val="both"/>
        <w:rPr>
          <w:rFonts w:cstheme="minorHAnsi"/>
        </w:rPr>
        <w:pPrChange w:id="515" w:author="Gonzalo Pedrotti" w:date="2019-05-17T11:09:00Z">
          <w:pPr/>
        </w:pPrChange>
      </w:pPr>
    </w:p>
    <w:p w14:paraId="142C6ADA" w14:textId="77777777" w:rsidR="00C60F19" w:rsidRPr="00A538AE" w:rsidRDefault="006A60A4">
      <w:pPr>
        <w:jc w:val="both"/>
        <w:rPr>
          <w:rFonts w:cstheme="minorHAnsi"/>
        </w:rPr>
        <w:pPrChange w:id="516" w:author="Gonzalo Pedrotti" w:date="2019-05-17T11:09:00Z">
          <w:pPr/>
        </w:pPrChange>
      </w:pPr>
      <w:r w:rsidRPr="00A538AE">
        <w:rPr>
          <w:rFonts w:cstheme="minorHAnsi"/>
        </w:rPr>
        <w:t>Funcionalidades de</w:t>
      </w:r>
      <w:r w:rsidR="00C60F19" w:rsidRPr="00A538AE">
        <w:rPr>
          <w:rFonts w:cstheme="minorHAnsi"/>
        </w:rPr>
        <w:t xml:space="preserve"> la Aplicación móvil</w:t>
      </w:r>
      <w:r w:rsidRPr="00A538AE">
        <w:rPr>
          <w:rFonts w:cstheme="minorHAnsi"/>
        </w:rPr>
        <w:t>:</w:t>
      </w:r>
    </w:p>
    <w:p w14:paraId="070BDA9B" w14:textId="77777777" w:rsidR="00C60F19" w:rsidRPr="00A538AE" w:rsidRDefault="00C60F19">
      <w:pPr>
        <w:jc w:val="both"/>
        <w:rPr>
          <w:rFonts w:cstheme="minorHAnsi"/>
        </w:rPr>
        <w:pPrChange w:id="517" w:author="Gonzalo Pedrotti" w:date="2019-05-17T11:09:00Z">
          <w:pPr/>
        </w:pPrChange>
      </w:pPr>
      <w:r w:rsidRPr="00A538AE">
        <w:rPr>
          <w:rFonts w:cstheme="minorHAnsi"/>
        </w:rPr>
        <w:t>• Anotar tus tareas agrícolas desde el campo, aunque no tengas cobertura</w:t>
      </w:r>
    </w:p>
    <w:p w14:paraId="6CCE22A1" w14:textId="77777777" w:rsidR="00C60F19" w:rsidRPr="00A538AE" w:rsidRDefault="00C60F19">
      <w:pPr>
        <w:jc w:val="both"/>
        <w:rPr>
          <w:rFonts w:cstheme="minorHAnsi"/>
        </w:rPr>
        <w:pPrChange w:id="518" w:author="Gonzalo Pedrotti" w:date="2019-05-17T11:09:00Z">
          <w:pPr/>
        </w:pPrChange>
      </w:pPr>
      <w:r w:rsidRPr="00A538AE">
        <w:rPr>
          <w:rFonts w:cstheme="minorHAnsi"/>
        </w:rPr>
        <w:t>• Dibujar tus campos desde el mapa de la Aplicación</w:t>
      </w:r>
    </w:p>
    <w:p w14:paraId="3B136EC7" w14:textId="77777777" w:rsidR="00C60F19" w:rsidRPr="00A538AE" w:rsidRDefault="00C60F19">
      <w:pPr>
        <w:jc w:val="both"/>
        <w:rPr>
          <w:rFonts w:cstheme="minorHAnsi"/>
        </w:rPr>
        <w:pPrChange w:id="519" w:author="Gonzalo Pedrotti" w:date="2019-05-17T11:09:00Z">
          <w:pPr/>
        </w:pPrChange>
      </w:pPr>
      <w:r w:rsidRPr="00A538AE">
        <w:rPr>
          <w:rFonts w:cstheme="minorHAnsi"/>
        </w:rPr>
        <w:t>• Acceder a la base de datos de fitosanitarios del MAGRAMA para seleccionar tu producto</w:t>
      </w:r>
    </w:p>
    <w:p w14:paraId="738D9E88" w14:textId="77777777" w:rsidR="00C60F19" w:rsidRPr="00A538AE" w:rsidRDefault="00C60F19">
      <w:pPr>
        <w:jc w:val="both"/>
        <w:rPr>
          <w:rFonts w:cstheme="minorHAnsi"/>
        </w:rPr>
        <w:pPrChange w:id="520" w:author="Gonzalo Pedrotti" w:date="2019-05-17T11:09:00Z">
          <w:pPr/>
        </w:pPrChange>
      </w:pPr>
      <w:r w:rsidRPr="00A538AE">
        <w:rPr>
          <w:rFonts w:cstheme="minorHAnsi"/>
        </w:rPr>
        <w:t>• Tener la información de cuenta sincronizada al momento</w:t>
      </w:r>
    </w:p>
    <w:p w14:paraId="1B07CA3C" w14:textId="77777777" w:rsidR="00C60F19" w:rsidRPr="00A538AE" w:rsidRDefault="00C60F19">
      <w:pPr>
        <w:jc w:val="both"/>
        <w:rPr>
          <w:rFonts w:cstheme="minorHAnsi"/>
        </w:rPr>
        <w:pPrChange w:id="521" w:author="Gonzalo Pedrotti" w:date="2019-05-17T11:09:00Z">
          <w:pPr/>
        </w:pPrChange>
      </w:pPr>
      <w:r w:rsidRPr="00A538AE">
        <w:rPr>
          <w:rFonts w:cstheme="minorHAnsi"/>
        </w:rPr>
        <w:t>• Consultar las actividades hechas</w:t>
      </w:r>
    </w:p>
    <w:p w14:paraId="14E618F8" w14:textId="77777777" w:rsidR="00C60F19" w:rsidRPr="00A538AE" w:rsidRDefault="006A60A4">
      <w:pPr>
        <w:jc w:val="both"/>
        <w:rPr>
          <w:rFonts w:cstheme="minorHAnsi"/>
          <w:u w:val="single"/>
        </w:rPr>
        <w:pPrChange w:id="522" w:author="Gonzalo Pedrotti" w:date="2019-05-17T11:09:00Z">
          <w:pPr/>
        </w:pPrChange>
      </w:pPr>
      <w:r w:rsidRPr="00A538AE">
        <w:rPr>
          <w:rFonts w:cstheme="minorHAnsi"/>
          <w:u w:val="single"/>
        </w:rPr>
        <w:lastRenderedPageBreak/>
        <w:t>Funcionalidades de</w:t>
      </w:r>
      <w:r w:rsidR="00C60F19" w:rsidRPr="00A538AE">
        <w:rPr>
          <w:rFonts w:cstheme="minorHAnsi"/>
          <w:u w:val="single"/>
        </w:rPr>
        <w:t xml:space="preserve"> la Cuenta Ordenador</w:t>
      </w:r>
      <w:r w:rsidRPr="00A538AE">
        <w:rPr>
          <w:rFonts w:cstheme="minorHAnsi"/>
          <w:u w:val="single"/>
        </w:rPr>
        <w:t>:</w:t>
      </w:r>
    </w:p>
    <w:p w14:paraId="5A58AC45" w14:textId="634B46D2" w:rsidR="004F6C70" w:rsidRPr="00A538AE" w:rsidDel="006F3C16" w:rsidRDefault="004F6C70">
      <w:pPr>
        <w:jc w:val="both"/>
        <w:rPr>
          <w:del w:id="523" w:author="Christian Villafañe" w:date="2019-05-01T11:02:00Z"/>
          <w:rFonts w:cstheme="minorHAnsi"/>
        </w:rPr>
        <w:pPrChange w:id="524" w:author="Gonzalo Pedrotti" w:date="2019-05-17T11:09:00Z">
          <w:pPr/>
        </w:pPrChange>
      </w:pPr>
    </w:p>
    <w:p w14:paraId="16D5CC87" w14:textId="77777777" w:rsidR="00C60F19" w:rsidRPr="00A538AE" w:rsidRDefault="00C60F19">
      <w:pPr>
        <w:jc w:val="both"/>
        <w:rPr>
          <w:rFonts w:cstheme="minorHAnsi"/>
        </w:rPr>
        <w:pPrChange w:id="525" w:author="Gonzalo Pedrotti" w:date="2019-05-17T11:09:00Z">
          <w:pPr/>
        </w:pPrChange>
      </w:pPr>
      <w:r w:rsidRPr="00A538AE">
        <w:rPr>
          <w:rFonts w:cstheme="minorHAnsi"/>
        </w:rPr>
        <w:t>• Importar tus campos directamente desde un Excel</w:t>
      </w:r>
    </w:p>
    <w:p w14:paraId="23141B61" w14:textId="77777777" w:rsidR="00C60F19" w:rsidRPr="00A538AE" w:rsidRDefault="00C60F19">
      <w:pPr>
        <w:jc w:val="both"/>
        <w:rPr>
          <w:rFonts w:cstheme="minorHAnsi"/>
        </w:rPr>
        <w:pPrChange w:id="526" w:author="Gonzalo Pedrotti" w:date="2019-05-17T11:09:00Z">
          <w:pPr/>
        </w:pPrChange>
      </w:pPr>
      <w:r w:rsidRPr="00A538AE">
        <w:rPr>
          <w:rFonts w:cstheme="minorHAnsi"/>
        </w:rPr>
        <w:t>• Crear grupos de campos y modificarlos desde el mapa</w:t>
      </w:r>
    </w:p>
    <w:p w14:paraId="556B24E4" w14:textId="77777777" w:rsidR="00C60F19" w:rsidRPr="00A538AE" w:rsidRDefault="00C60F19">
      <w:pPr>
        <w:jc w:val="both"/>
        <w:rPr>
          <w:rFonts w:cstheme="minorHAnsi"/>
        </w:rPr>
        <w:pPrChange w:id="527" w:author="Gonzalo Pedrotti" w:date="2019-05-17T11:09:00Z">
          <w:pPr/>
        </w:pPrChange>
      </w:pPr>
      <w:r w:rsidRPr="00A538AE">
        <w:rPr>
          <w:rFonts w:cstheme="minorHAnsi"/>
        </w:rPr>
        <w:t xml:space="preserve">• Poner precio a tus labores agrícolas, productos fitosanitarios, </w:t>
      </w:r>
      <w:r w:rsidR="006A60A4" w:rsidRPr="00A538AE">
        <w:rPr>
          <w:rFonts w:cstheme="minorHAnsi"/>
        </w:rPr>
        <w:t>etc.</w:t>
      </w:r>
      <w:r w:rsidRPr="00A538AE">
        <w:rPr>
          <w:rFonts w:cstheme="minorHAnsi"/>
        </w:rPr>
        <w:t xml:space="preserve"> para que nosotros los imputemos a cada actividad</w:t>
      </w:r>
    </w:p>
    <w:p w14:paraId="0A7311B4" w14:textId="77777777" w:rsidR="00C60F19" w:rsidRPr="00A538AE" w:rsidRDefault="00C60F19">
      <w:pPr>
        <w:jc w:val="both"/>
        <w:rPr>
          <w:rFonts w:cstheme="minorHAnsi"/>
        </w:rPr>
        <w:pPrChange w:id="528" w:author="Gonzalo Pedrotti" w:date="2019-05-17T11:09:00Z">
          <w:pPr/>
        </w:pPrChange>
      </w:pPr>
      <w:r w:rsidRPr="00A538AE">
        <w:rPr>
          <w:rFonts w:cstheme="minorHAnsi"/>
        </w:rPr>
        <w:t xml:space="preserve">• Analizar qué has gastado y qué beneficio obtienes por campo, explotación, cultivo, </w:t>
      </w:r>
      <w:r w:rsidR="006A60A4" w:rsidRPr="00A538AE">
        <w:rPr>
          <w:rFonts w:cstheme="minorHAnsi"/>
        </w:rPr>
        <w:t>etc.</w:t>
      </w:r>
    </w:p>
    <w:p w14:paraId="7B7AD5D1" w14:textId="77777777" w:rsidR="00C60F19" w:rsidRPr="00A538AE" w:rsidRDefault="00C60F19">
      <w:pPr>
        <w:jc w:val="both"/>
        <w:rPr>
          <w:rFonts w:cstheme="minorHAnsi"/>
        </w:rPr>
        <w:pPrChange w:id="529" w:author="Gonzalo Pedrotti" w:date="2019-05-17T11:09:00Z">
          <w:pPr/>
        </w:pPrChange>
      </w:pPr>
      <w:r w:rsidRPr="00A538AE">
        <w:rPr>
          <w:rFonts w:cstheme="minorHAnsi"/>
        </w:rPr>
        <w:t xml:space="preserve">•Personalizar los datos de maquinaria agrícola, trabajadores, clientes, </w:t>
      </w:r>
      <w:r w:rsidR="006A60A4" w:rsidRPr="00A538AE">
        <w:rPr>
          <w:rFonts w:cstheme="minorHAnsi"/>
        </w:rPr>
        <w:t>etc.</w:t>
      </w:r>
    </w:p>
    <w:p w14:paraId="3269B24E" w14:textId="77777777" w:rsidR="00C60F19" w:rsidRPr="00A538AE" w:rsidRDefault="00C60F19">
      <w:pPr>
        <w:jc w:val="both"/>
        <w:rPr>
          <w:rFonts w:cstheme="minorHAnsi"/>
        </w:rPr>
        <w:pPrChange w:id="530" w:author="Gonzalo Pedrotti" w:date="2019-05-17T11:09:00Z">
          <w:pPr/>
        </w:pPrChange>
      </w:pPr>
    </w:p>
    <w:p w14:paraId="1BEA2C16" w14:textId="77777777" w:rsidR="004F6C70" w:rsidRPr="00A538AE" w:rsidRDefault="004F6C70">
      <w:pPr>
        <w:jc w:val="both"/>
        <w:rPr>
          <w:rFonts w:cstheme="minorHAnsi"/>
        </w:rPr>
        <w:pPrChange w:id="531" w:author="Gonzalo Pedrotti" w:date="2019-05-17T11:09:00Z">
          <w:pPr/>
        </w:pPrChange>
      </w:pPr>
    </w:p>
    <w:p w14:paraId="01AA01FE" w14:textId="77777777" w:rsidR="00C60F19" w:rsidRPr="00A538AE" w:rsidRDefault="006A60A4">
      <w:pPr>
        <w:jc w:val="both"/>
        <w:rPr>
          <w:rFonts w:cstheme="minorHAnsi"/>
          <w:u w:val="single"/>
        </w:rPr>
        <w:pPrChange w:id="532" w:author="Gonzalo Pedrotti" w:date="2019-05-17T11:09:00Z">
          <w:pPr/>
        </w:pPrChange>
      </w:pPr>
      <w:r w:rsidRPr="00A538AE">
        <w:rPr>
          <w:rFonts w:cstheme="minorHAnsi"/>
          <w:u w:val="single"/>
        </w:rPr>
        <w:t>Otras Funcionalidades:</w:t>
      </w:r>
    </w:p>
    <w:p w14:paraId="721B1103" w14:textId="77777777" w:rsidR="004F6C70" w:rsidRPr="00A538AE" w:rsidRDefault="004F6C70">
      <w:pPr>
        <w:jc w:val="both"/>
        <w:rPr>
          <w:rFonts w:cstheme="minorHAnsi"/>
        </w:rPr>
        <w:pPrChange w:id="533" w:author="Gonzalo Pedrotti" w:date="2019-05-17T11:09:00Z">
          <w:pPr/>
        </w:pPrChange>
      </w:pPr>
    </w:p>
    <w:p w14:paraId="13689296" w14:textId="77777777" w:rsidR="00C60F19" w:rsidRPr="00A538AE" w:rsidRDefault="00C60F19">
      <w:pPr>
        <w:jc w:val="both"/>
        <w:rPr>
          <w:rFonts w:cstheme="minorHAnsi"/>
        </w:rPr>
        <w:pPrChange w:id="534" w:author="Gonzalo Pedrotti" w:date="2019-05-17T11:09:00Z">
          <w:pPr/>
        </w:pPrChange>
      </w:pPr>
      <w:r w:rsidRPr="00A538AE">
        <w:rPr>
          <w:rFonts w:cstheme="minorHAnsi"/>
        </w:rPr>
        <w:t>• Control de costes: toma mejores decisiones</w:t>
      </w:r>
      <w:r w:rsidR="006A60A4" w:rsidRPr="00A538AE">
        <w:rPr>
          <w:rFonts w:cstheme="minorHAnsi"/>
        </w:rPr>
        <w:t xml:space="preserve"> en cuanto a costos</w:t>
      </w:r>
    </w:p>
    <w:p w14:paraId="2DCC3220" w14:textId="77777777" w:rsidR="00C60F19" w:rsidRPr="00A538AE" w:rsidRDefault="00C60F19">
      <w:pPr>
        <w:jc w:val="both"/>
        <w:rPr>
          <w:rFonts w:cstheme="minorHAnsi"/>
        </w:rPr>
        <w:pPrChange w:id="535" w:author="Gonzalo Pedrotti" w:date="2019-05-17T11:09:00Z">
          <w:pPr/>
        </w:pPrChange>
      </w:pPr>
      <w:r w:rsidRPr="00A538AE">
        <w:rPr>
          <w:rFonts w:cstheme="minorHAnsi"/>
        </w:rPr>
        <w:t xml:space="preserve">• </w:t>
      </w:r>
      <w:r w:rsidR="006A60A4" w:rsidRPr="00A538AE">
        <w:rPr>
          <w:rFonts w:cstheme="minorHAnsi"/>
        </w:rPr>
        <w:t>trabaja sin cobertura</w:t>
      </w:r>
    </w:p>
    <w:p w14:paraId="0DABC0DB" w14:textId="77777777" w:rsidR="00C60F19" w:rsidRPr="00A538AE" w:rsidRDefault="00C60F19">
      <w:pPr>
        <w:jc w:val="both"/>
        <w:rPr>
          <w:rFonts w:cstheme="minorHAnsi"/>
        </w:rPr>
        <w:pPrChange w:id="536" w:author="Gonzalo Pedrotti" w:date="2019-05-17T11:09:00Z">
          <w:pPr/>
        </w:pPrChange>
      </w:pPr>
      <w:r w:rsidRPr="00A538AE">
        <w:rPr>
          <w:rFonts w:cstheme="minorHAnsi"/>
        </w:rPr>
        <w:t>• Cuaderno de explotación oficial del MAGRAMA, cumple con RD 1311/2012 para rellenar el libro de campo fácilmente.</w:t>
      </w:r>
    </w:p>
    <w:p w14:paraId="11125320" w14:textId="77777777" w:rsidR="00C60F19" w:rsidRPr="00A538AE" w:rsidRDefault="00C60F19">
      <w:pPr>
        <w:jc w:val="both"/>
        <w:rPr>
          <w:rFonts w:cstheme="minorHAnsi"/>
        </w:rPr>
        <w:pPrChange w:id="537" w:author="Gonzalo Pedrotti" w:date="2019-05-17T11:09:00Z">
          <w:pPr/>
        </w:pPrChange>
      </w:pPr>
      <w:r w:rsidRPr="00A538AE">
        <w:rPr>
          <w:rFonts w:cstheme="minorHAnsi"/>
        </w:rPr>
        <w:t>• Equipo de soporte</w:t>
      </w:r>
    </w:p>
    <w:p w14:paraId="070BA3A2" w14:textId="77777777" w:rsidR="006A60A4" w:rsidRPr="00A538AE" w:rsidRDefault="00C60F19">
      <w:pPr>
        <w:jc w:val="both"/>
        <w:rPr>
          <w:rFonts w:cstheme="minorHAnsi"/>
        </w:rPr>
        <w:pPrChange w:id="538" w:author="Gonzalo Pedrotti" w:date="2019-05-17T11:09:00Z">
          <w:pPr/>
        </w:pPrChange>
      </w:pPr>
      <w:r w:rsidRPr="00A538AE">
        <w:rPr>
          <w:rFonts w:cstheme="minorHAnsi"/>
        </w:rPr>
        <w:t>• Multi</w:t>
      </w:r>
      <w:r w:rsidR="00CB7503" w:rsidRPr="00A538AE">
        <w:rPr>
          <w:rFonts w:cstheme="minorHAnsi"/>
        </w:rPr>
        <w:t xml:space="preserve"> </w:t>
      </w:r>
      <w:r w:rsidRPr="00A538AE">
        <w:rPr>
          <w:rFonts w:cstheme="minorHAnsi"/>
        </w:rPr>
        <w:t>explotación</w:t>
      </w:r>
    </w:p>
    <w:p w14:paraId="64912962" w14:textId="77777777" w:rsidR="006A60A4" w:rsidRPr="00A538AE" w:rsidRDefault="00C60F19">
      <w:pPr>
        <w:jc w:val="both"/>
        <w:rPr>
          <w:rFonts w:cstheme="minorHAnsi"/>
        </w:rPr>
        <w:pPrChange w:id="539" w:author="Gonzalo Pedrotti" w:date="2019-05-17T11:09:00Z">
          <w:pPr/>
        </w:pPrChange>
      </w:pPr>
      <w:r w:rsidRPr="00A538AE">
        <w:rPr>
          <w:rFonts w:cstheme="minorHAnsi"/>
        </w:rPr>
        <w:t>• Multidispositivo</w:t>
      </w:r>
    </w:p>
    <w:p w14:paraId="2FED82E6" w14:textId="77777777" w:rsidR="00C60F19" w:rsidRPr="00A538AE" w:rsidRDefault="00C60F19">
      <w:pPr>
        <w:jc w:val="both"/>
        <w:rPr>
          <w:rFonts w:cstheme="minorHAnsi"/>
        </w:rPr>
        <w:pPrChange w:id="540" w:author="Gonzalo Pedrotti" w:date="2019-05-17T11:09:00Z">
          <w:pPr/>
        </w:pPrChange>
      </w:pPr>
      <w:r w:rsidRPr="00A538AE">
        <w:rPr>
          <w:rFonts w:cstheme="minorHAnsi"/>
        </w:rPr>
        <w:t>• Funcional: diseñada por agricultores para agricultores para trabajar cómodamente aún sin conexión, vibración o poca luz.</w:t>
      </w:r>
    </w:p>
    <w:p w14:paraId="45C3736B" w14:textId="77777777" w:rsidR="00C60F19" w:rsidRPr="00A538AE" w:rsidRDefault="00C60F19">
      <w:pPr>
        <w:jc w:val="both"/>
        <w:rPr>
          <w:rFonts w:cstheme="minorHAnsi"/>
        </w:rPr>
        <w:pPrChange w:id="541" w:author="Gonzalo Pedrotti" w:date="2019-05-17T11:09:00Z">
          <w:pPr/>
        </w:pPrChange>
      </w:pPr>
      <w:r w:rsidRPr="00A538AE">
        <w:rPr>
          <w:rFonts w:cstheme="minorHAnsi"/>
        </w:rPr>
        <w:t>• Registro de productos fitosanitarios</w:t>
      </w:r>
    </w:p>
    <w:p w14:paraId="762F9CBF" w14:textId="77777777" w:rsidR="00970CB0" w:rsidRPr="00A538AE" w:rsidRDefault="00C60F19">
      <w:pPr>
        <w:jc w:val="both"/>
        <w:rPr>
          <w:rFonts w:cstheme="minorHAnsi"/>
        </w:rPr>
        <w:pPrChange w:id="542" w:author="Gonzalo Pedrotti" w:date="2019-05-17T11:09:00Z">
          <w:pPr/>
        </w:pPrChange>
      </w:pPr>
      <w:r w:rsidRPr="00A538AE">
        <w:rPr>
          <w:rFonts w:cstheme="minorHAnsi"/>
        </w:rPr>
        <w:t>•Visor SIGPAC integrado</w:t>
      </w:r>
    </w:p>
    <w:p w14:paraId="1B9D332A" w14:textId="77777777" w:rsidR="006A60A4" w:rsidRPr="00A538AE" w:rsidRDefault="006A60A4">
      <w:pPr>
        <w:jc w:val="both"/>
        <w:rPr>
          <w:rFonts w:cstheme="minorHAnsi"/>
        </w:rPr>
        <w:pPrChange w:id="543" w:author="Gonzalo Pedrotti" w:date="2019-05-17T11:09:00Z">
          <w:pPr/>
        </w:pPrChange>
      </w:pPr>
    </w:p>
    <w:p w14:paraId="78C09BC2" w14:textId="77777777" w:rsidR="003978E4" w:rsidRPr="00A538AE" w:rsidRDefault="003978E4">
      <w:pPr>
        <w:jc w:val="both"/>
        <w:rPr>
          <w:rFonts w:cstheme="minorHAnsi"/>
        </w:rPr>
        <w:pPrChange w:id="544" w:author="Gonzalo Pedrotti" w:date="2019-05-17T11:09:00Z">
          <w:pPr/>
        </w:pPrChange>
      </w:pPr>
    </w:p>
    <w:p w14:paraId="102468F3" w14:textId="77777777" w:rsidR="003978E4" w:rsidRPr="00A538AE" w:rsidRDefault="003978E4">
      <w:pPr>
        <w:jc w:val="both"/>
        <w:rPr>
          <w:rFonts w:cstheme="minorHAnsi"/>
        </w:rPr>
        <w:pPrChange w:id="545" w:author="Gonzalo Pedrotti" w:date="2019-05-17T11:09:00Z">
          <w:pPr/>
        </w:pPrChange>
      </w:pPr>
    </w:p>
    <w:p w14:paraId="5FDAF556" w14:textId="77777777" w:rsidR="003978E4" w:rsidRPr="00A538AE" w:rsidRDefault="003978E4">
      <w:pPr>
        <w:jc w:val="both"/>
        <w:rPr>
          <w:rFonts w:cstheme="minorHAnsi"/>
        </w:rPr>
        <w:pPrChange w:id="546" w:author="Gonzalo Pedrotti" w:date="2019-05-17T11:09:00Z">
          <w:pPr/>
        </w:pPrChange>
      </w:pPr>
    </w:p>
    <w:p w14:paraId="6E02D3E2" w14:textId="77777777" w:rsidR="003978E4" w:rsidRPr="00A538AE" w:rsidRDefault="003978E4">
      <w:pPr>
        <w:jc w:val="both"/>
        <w:rPr>
          <w:rFonts w:cstheme="minorHAnsi"/>
        </w:rPr>
        <w:pPrChange w:id="547" w:author="Gonzalo Pedrotti" w:date="2019-05-17T11:09:00Z">
          <w:pPr/>
        </w:pPrChange>
      </w:pPr>
    </w:p>
    <w:p w14:paraId="7D8777AA" w14:textId="77777777" w:rsidR="003978E4" w:rsidRPr="00A538AE" w:rsidRDefault="003978E4">
      <w:pPr>
        <w:jc w:val="both"/>
        <w:rPr>
          <w:rFonts w:cstheme="minorHAnsi"/>
        </w:rPr>
        <w:pPrChange w:id="548" w:author="Gonzalo Pedrotti" w:date="2019-05-17T11:09:00Z">
          <w:pPr/>
        </w:pPrChange>
      </w:pPr>
    </w:p>
    <w:p w14:paraId="5106AA9F" w14:textId="77777777" w:rsidR="003978E4" w:rsidRPr="00A538AE" w:rsidRDefault="003978E4">
      <w:pPr>
        <w:jc w:val="both"/>
        <w:rPr>
          <w:rFonts w:cstheme="minorHAnsi"/>
        </w:rPr>
        <w:pPrChange w:id="549" w:author="Gonzalo Pedrotti" w:date="2019-05-17T11:09:00Z">
          <w:pPr/>
        </w:pPrChange>
      </w:pPr>
    </w:p>
    <w:p w14:paraId="07CC64F7" w14:textId="77777777" w:rsidR="003978E4" w:rsidRPr="00A538AE" w:rsidRDefault="003978E4">
      <w:pPr>
        <w:jc w:val="both"/>
        <w:rPr>
          <w:rFonts w:cstheme="minorHAnsi"/>
        </w:rPr>
        <w:pPrChange w:id="550" w:author="Gonzalo Pedrotti" w:date="2019-05-17T11:09:00Z">
          <w:pPr/>
        </w:pPrChange>
      </w:pPr>
    </w:p>
    <w:p w14:paraId="474A0AFB" w14:textId="77777777" w:rsidR="005E793E" w:rsidRPr="00A538AE" w:rsidRDefault="003978E4">
      <w:pPr>
        <w:jc w:val="both"/>
        <w:rPr>
          <w:rFonts w:cstheme="minorHAnsi"/>
        </w:rPr>
        <w:pPrChange w:id="551" w:author="Gonzalo Pedrotti" w:date="2019-05-17T11:09:00Z">
          <w:pPr/>
        </w:pPrChange>
      </w:pPr>
      <w:r w:rsidRPr="00A538AE">
        <w:rPr>
          <w:rFonts w:cstheme="minorHAnsi"/>
          <w:noProof/>
          <w:u w:val="single"/>
          <w:rPrChange w:id="552" w:author="Gonzalo Pedrotti" w:date="2019-05-17T11:08:00Z">
            <w:rPr>
              <w:noProof/>
              <w:u w:val="single"/>
            </w:rPr>
          </w:rPrChange>
        </w:rPr>
        <w:lastRenderedPageBreak/>
        <w:drawing>
          <wp:anchor distT="0" distB="0" distL="114300" distR="114300" simplePos="0" relativeHeight="251685888" behindDoc="0" locked="0" layoutInCell="1" allowOverlap="1" wp14:anchorId="6A46B2AD" wp14:editId="3541746F">
            <wp:simplePos x="0" y="0"/>
            <wp:positionH relativeFrom="margin">
              <wp:posOffset>-680085</wp:posOffset>
            </wp:positionH>
            <wp:positionV relativeFrom="paragraph">
              <wp:posOffset>4624070</wp:posOffset>
            </wp:positionV>
            <wp:extent cx="6974840" cy="296227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4840" cy="2962275"/>
                    </a:xfrm>
                    <a:prstGeom prst="rect">
                      <a:avLst/>
                    </a:prstGeom>
                  </pic:spPr>
                </pic:pic>
              </a:graphicData>
            </a:graphic>
            <wp14:sizeRelH relativeFrom="margin">
              <wp14:pctWidth>0</wp14:pctWidth>
            </wp14:sizeRelH>
            <wp14:sizeRelV relativeFrom="margin">
              <wp14:pctHeight>0</wp14:pctHeight>
            </wp14:sizeRelV>
          </wp:anchor>
        </w:drawing>
      </w:r>
      <w:r w:rsidRPr="00A538AE">
        <w:rPr>
          <w:rFonts w:cstheme="minorHAnsi"/>
          <w:noProof/>
          <w:u w:val="single"/>
          <w:rPrChange w:id="553" w:author="Gonzalo Pedrotti" w:date="2019-05-17T11:08:00Z">
            <w:rPr>
              <w:noProof/>
              <w:u w:val="single"/>
            </w:rPr>
          </w:rPrChange>
        </w:rPr>
        <w:drawing>
          <wp:anchor distT="0" distB="0" distL="114300" distR="114300" simplePos="0" relativeHeight="251684864" behindDoc="0" locked="0" layoutInCell="1" allowOverlap="1" wp14:anchorId="2B1C9B25" wp14:editId="0378A599">
            <wp:simplePos x="0" y="0"/>
            <wp:positionH relativeFrom="column">
              <wp:posOffset>-670560</wp:posOffset>
            </wp:positionH>
            <wp:positionV relativeFrom="paragraph">
              <wp:posOffset>281305</wp:posOffset>
            </wp:positionV>
            <wp:extent cx="7176135" cy="4343400"/>
            <wp:effectExtent l="0" t="0" r="571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76135" cy="4343400"/>
                    </a:xfrm>
                    <a:prstGeom prst="rect">
                      <a:avLst/>
                    </a:prstGeom>
                  </pic:spPr>
                </pic:pic>
              </a:graphicData>
            </a:graphic>
            <wp14:sizeRelH relativeFrom="margin">
              <wp14:pctWidth>0</wp14:pctWidth>
            </wp14:sizeRelH>
            <wp14:sizeRelV relativeFrom="margin">
              <wp14:pctHeight>0</wp14:pctHeight>
            </wp14:sizeRelV>
          </wp:anchor>
        </w:drawing>
      </w:r>
      <w:r w:rsidR="005E793E" w:rsidRPr="00A538AE">
        <w:rPr>
          <w:rFonts w:cstheme="minorHAnsi"/>
          <w:u w:val="single"/>
        </w:rPr>
        <w:t>Otras Aplicaciones destinadas al agro:</w:t>
      </w:r>
    </w:p>
    <w:p w14:paraId="4C094869" w14:textId="77777777" w:rsidR="00A538AE" w:rsidRDefault="00A538AE">
      <w:pPr>
        <w:rPr>
          <w:ins w:id="554" w:author="Gonzalo Pedrotti" w:date="2019-05-17T11:12:00Z"/>
        </w:rPr>
        <w:pPrChange w:id="555" w:author="Gonzalo Pedrotti" w:date="2019-05-17T11:12:00Z">
          <w:pPr>
            <w:pStyle w:val="Ttulo1"/>
          </w:pPr>
        </w:pPrChange>
      </w:pPr>
    </w:p>
    <w:p w14:paraId="2D369269" w14:textId="6797F7C6" w:rsidR="00A538AE" w:rsidRPr="00CA08B6" w:rsidRDefault="00A538AE" w:rsidP="00A538AE">
      <w:pPr>
        <w:pStyle w:val="Ttulo1"/>
        <w:rPr>
          <w:ins w:id="556" w:author="Gonzalo Pedrotti" w:date="2019-05-17T11:12:00Z"/>
        </w:rPr>
      </w:pPr>
      <w:bookmarkStart w:id="557" w:name="_Toc9000874"/>
      <w:ins w:id="558" w:author="Gonzalo Pedrotti" w:date="2019-05-17T11:12:00Z">
        <w:r w:rsidRPr="00CA08B6">
          <w:lastRenderedPageBreak/>
          <w:t>Conclusiones</w:t>
        </w:r>
        <w:bookmarkEnd w:id="557"/>
      </w:ins>
    </w:p>
    <w:p w14:paraId="768AB3A0" w14:textId="32460073" w:rsidR="00354667" w:rsidRDefault="00A538AE" w:rsidP="00C16E71">
      <w:pPr>
        <w:jc w:val="both"/>
        <w:rPr>
          <w:ins w:id="559" w:author="Gonzalo Pedrotti" w:date="2019-05-17T11:22:00Z"/>
        </w:rPr>
      </w:pPr>
      <w:ins w:id="560" w:author="Gonzalo Pedrotti" w:date="2019-05-17T11:12:00Z">
        <w:r w:rsidRPr="00CA08B6">
          <w:t>Luego de realizar un estudio sobre</w:t>
        </w:r>
        <w:r>
          <w:t xml:space="preserve"> las regiones geográficas y las distintas actividades que se realizan en cada una, se ha llegado a la conclusión de que hay un</w:t>
        </w:r>
      </w:ins>
      <w:ins w:id="561" w:author="Gonzalo Pedrotti" w:date="2019-05-17T11:13:00Z">
        <w:r>
          <w:t>a gran diversidad de tareas agrícolas a las que se le puede dar soporte a través de un sistema informático</w:t>
        </w:r>
      </w:ins>
      <w:ins w:id="562" w:author="Gonzalo Pedrotti" w:date="2019-05-17T11:21:00Z">
        <w:r w:rsidR="00C16E71">
          <w:t xml:space="preserve">, </w:t>
        </w:r>
      </w:ins>
      <w:ins w:id="563" w:author="Gonzalo Pedrotti" w:date="2019-05-17T11:16:00Z">
        <w:r w:rsidR="00C16E71">
          <w:t>de manera</w:t>
        </w:r>
      </w:ins>
      <w:ins w:id="564" w:author="Gonzalo Pedrotti" w:date="2019-05-17T11:21:00Z">
        <w:r w:rsidR="00C16E71">
          <w:t xml:space="preserve"> que se le</w:t>
        </w:r>
      </w:ins>
      <w:ins w:id="565" w:author="Gonzalo Pedrotti" w:date="2019-05-17T11:16:00Z">
        <w:r w:rsidR="00C16E71">
          <w:t xml:space="preserve"> permit</w:t>
        </w:r>
      </w:ins>
      <w:ins w:id="566" w:author="Gonzalo Pedrotti" w:date="2019-05-17T11:21:00Z">
        <w:r w:rsidR="00C16E71">
          <w:t>a</w:t>
        </w:r>
      </w:ins>
      <w:ins w:id="567" w:author="Gonzalo Pedrotti" w:date="2019-05-17T11:16:00Z">
        <w:r w:rsidR="00C16E71">
          <w:t xml:space="preserve"> al agricultor simplificar la realización de </w:t>
        </w:r>
      </w:ins>
      <w:ins w:id="568" w:author="Gonzalo Pedrotti" w:date="2019-05-17T11:17:00Z">
        <w:r w:rsidR="00C16E71">
          <w:t xml:space="preserve">muchas tareas </w:t>
        </w:r>
      </w:ins>
      <w:ins w:id="569" w:author="Gonzalo Pedrotti" w:date="2019-05-17T11:18:00Z">
        <w:r w:rsidR="00C16E71">
          <w:t xml:space="preserve">y </w:t>
        </w:r>
      </w:ins>
      <w:ins w:id="570" w:author="Gonzalo Pedrotti" w:date="2019-05-17T11:20:00Z">
        <w:r w:rsidR="00C16E71">
          <w:t>que este pueda obtener</w:t>
        </w:r>
      </w:ins>
      <w:ins w:id="571" w:author="Gonzalo Pedrotti" w:date="2019-05-17T11:18:00Z">
        <w:r w:rsidR="00C16E71">
          <w:t xml:space="preserve"> información que no podría ser </w:t>
        </w:r>
      </w:ins>
      <w:ins w:id="572" w:author="Gonzalo Pedrotti" w:date="2019-05-17T11:20:00Z">
        <w:r w:rsidR="00C16E71">
          <w:t>accedida</w:t>
        </w:r>
      </w:ins>
      <w:ins w:id="573" w:author="Gonzalo Pedrotti" w:date="2019-05-17T11:18:00Z">
        <w:r w:rsidR="00C16E71">
          <w:t xml:space="preserve"> sin contar con un sistema</w:t>
        </w:r>
      </w:ins>
      <w:ins w:id="574" w:author="Gonzalo Pedrotti" w:date="2019-05-17T11:20:00Z">
        <w:r w:rsidR="00C16E71">
          <w:t xml:space="preserve"> de información.</w:t>
        </w:r>
      </w:ins>
    </w:p>
    <w:p w14:paraId="428C03B5" w14:textId="453D6755" w:rsidR="00C16E71" w:rsidRDefault="00C16E71" w:rsidP="00C16E71">
      <w:pPr>
        <w:jc w:val="both"/>
        <w:rPr>
          <w:ins w:id="575" w:author="Gonzalo Pedrotti" w:date="2019-05-17T11:24:00Z"/>
        </w:rPr>
      </w:pPr>
      <w:ins w:id="576" w:author="Gonzalo Pedrotti" w:date="2019-05-17T11:22:00Z">
        <w:r>
          <w:t xml:space="preserve">En cuanto al </w:t>
        </w:r>
      </w:ins>
      <w:ins w:id="577" w:author="Gonzalo Pedrotti" w:date="2019-05-17T11:23:00Z">
        <w:r>
          <w:t>producto</w:t>
        </w:r>
      </w:ins>
      <w:ins w:id="578" w:author="Gonzalo Pedrotti" w:date="2019-05-17T11:22:00Z">
        <w:r>
          <w:t xml:space="preserve"> que</w:t>
        </w:r>
      </w:ins>
      <w:ins w:id="579" w:author="Gonzalo Pedrotti" w:date="2019-05-17T11:23:00Z">
        <w:r>
          <w:t xml:space="preserve"> se</w:t>
        </w:r>
      </w:ins>
      <w:ins w:id="580" w:author="Gonzalo Pedrotti" w:date="2019-05-17T11:22:00Z">
        <w:r>
          <w:t xml:space="preserve"> planea implementar, </w:t>
        </w:r>
      </w:ins>
      <w:ins w:id="581" w:author="Gonzalo Pedrotti" w:date="2019-05-17T11:24:00Z">
        <w:r w:rsidR="000B1A5D">
          <w:t xml:space="preserve">actualmente </w:t>
        </w:r>
      </w:ins>
      <w:ins w:id="582" w:author="Gonzalo Pedrotti" w:date="2019-05-17T11:22:00Z">
        <w:r>
          <w:t xml:space="preserve">no existe un gran abanico de sistemas que brinden las funcionalidades que se </w:t>
        </w:r>
      </w:ins>
      <w:ins w:id="583" w:author="Gonzalo Pedrotti" w:date="2019-05-17T11:23:00Z">
        <w:r>
          <w:t xml:space="preserve">incluirán </w:t>
        </w:r>
      </w:ins>
      <w:ins w:id="584" w:author="Gonzalo Pedrotti" w:date="2019-05-17T11:24:00Z">
        <w:r>
          <w:t xml:space="preserve">en </w:t>
        </w:r>
      </w:ins>
      <w:ins w:id="585" w:author="Gonzalo Pedrotti" w:date="2019-05-17T11:27:00Z">
        <w:r w:rsidR="000B1A5D">
          <w:t>el nuestro.</w:t>
        </w:r>
      </w:ins>
    </w:p>
    <w:p w14:paraId="1FFF1ABA" w14:textId="4B68DC79" w:rsidR="000B1A5D" w:rsidRDefault="000B1A5D" w:rsidP="00C16E71">
      <w:pPr>
        <w:jc w:val="both"/>
        <w:rPr>
          <w:ins w:id="586" w:author="Gonzalo Pedrotti" w:date="2019-05-17T11:28:00Z"/>
        </w:rPr>
      </w:pPr>
      <w:ins w:id="587" w:author="Gonzalo Pedrotti" w:date="2019-05-17T11:25:00Z">
        <w:r>
          <w:t xml:space="preserve">Luego de investigar las aplicaciones que existen en el mercado y teniendo en cuenta la escasa infraestructura tecnológica que existe en algunas regiones agrícolas del país, es un </w:t>
        </w:r>
      </w:ins>
      <w:ins w:id="588" w:author="Gonzalo Pedrotti" w:date="2019-05-17T11:26:00Z">
        <w:r>
          <w:t>gran desafío para el equipo poder llevar a cabo un sistema que le sea de utilidad al productor, y que</w:t>
        </w:r>
      </w:ins>
      <w:ins w:id="589" w:author="Gonzalo Pedrotti" w:date="2019-05-17T11:27:00Z">
        <w:r>
          <w:t>,</w:t>
        </w:r>
      </w:ins>
      <w:ins w:id="590" w:author="Gonzalo Pedrotti" w:date="2019-05-17T11:26:00Z">
        <w:r>
          <w:t xml:space="preserve"> con el tiempo, este siga necesitando de la información que le es suministrada.</w:t>
        </w:r>
      </w:ins>
    </w:p>
    <w:p w14:paraId="6B9B5603" w14:textId="413FAE12" w:rsidR="00B758DE" w:rsidDel="00B758DE" w:rsidRDefault="000B1A5D" w:rsidP="00B758DE">
      <w:pPr>
        <w:jc w:val="both"/>
        <w:rPr>
          <w:del w:id="591" w:author="Gonzalo Pedrotti" w:date="2019-05-17T15:53:00Z"/>
        </w:rPr>
        <w:pPrChange w:id="592" w:author="Gonzalo Pedrotti" w:date="2019-05-17T15:53:00Z">
          <w:pPr>
            <w:pStyle w:val="Ttulo1"/>
          </w:pPr>
        </w:pPrChange>
      </w:pPr>
      <w:ins w:id="593" w:author="Gonzalo Pedrotti" w:date="2019-05-17T11:28:00Z">
        <w:r>
          <w:t>A través de la realización de un análisis FODA, el equipo de desarrollo</w:t>
        </w:r>
      </w:ins>
      <w:ins w:id="594" w:author="Gonzalo Pedrotti" w:date="2019-05-17T11:31:00Z">
        <w:r>
          <w:t xml:space="preserve"> realizó un estudio interno y externo del producto</w:t>
        </w:r>
      </w:ins>
      <w:ins w:id="595" w:author="Gonzalo Pedrotti" w:date="2019-05-17T11:36:00Z">
        <w:r w:rsidR="00733917">
          <w:t xml:space="preserve">, y </w:t>
        </w:r>
      </w:ins>
      <w:ins w:id="596" w:author="Gonzalo Pedrotti" w:date="2019-05-17T11:32:00Z">
        <w:r>
          <w:t>pudo deducir que la implementación del sistema</w:t>
        </w:r>
      </w:ins>
      <w:ins w:id="597" w:author="Gonzalo Pedrotti" w:date="2019-05-17T11:37:00Z">
        <w:r w:rsidR="00733917">
          <w:t xml:space="preserve"> es factible en cuanto a la tecnología y a las oportunidades </w:t>
        </w:r>
      </w:ins>
      <w:ins w:id="598" w:author="Gonzalo Pedrotti" w:date="2019-05-17T11:40:00Z">
        <w:r w:rsidR="00733917">
          <w:t>existentes a las que se le pueden dar</w:t>
        </w:r>
      </w:ins>
      <w:ins w:id="599" w:author="Gonzalo Pedrotti" w:date="2019-05-17T11:39:00Z">
        <w:r w:rsidR="00733917">
          <w:t xml:space="preserve"> soporte a través de un sistema de información.</w:t>
        </w:r>
      </w:ins>
    </w:p>
    <w:customXmlInsRangeStart w:id="600" w:author="Gonzalo Pedrotti" w:date="2019-05-17T11:42:00Z"/>
    <w:sdt>
      <w:sdtPr>
        <w:rPr>
          <w:lang w:val="es-ES"/>
        </w:rPr>
        <w:id w:val="1108088242"/>
        <w:docPartObj>
          <w:docPartGallery w:val="Bibliographies"/>
          <w:docPartUnique/>
        </w:docPartObj>
      </w:sdtPr>
      <w:sdtEndPr>
        <w:rPr>
          <w:lang w:val="es-AR"/>
        </w:rPr>
      </w:sdtEndPr>
      <w:sdtContent>
        <w:customXmlInsRangeEnd w:id="600"/>
        <w:p w14:paraId="63308D80" w14:textId="64ECCDAD" w:rsidR="00733917" w:rsidRDefault="00733917" w:rsidP="00B758DE">
          <w:pPr>
            <w:jc w:val="both"/>
            <w:rPr>
              <w:ins w:id="601" w:author="Gonzalo Pedrotti" w:date="2019-05-17T11:42:00Z"/>
            </w:rPr>
            <w:pPrChange w:id="602" w:author="Gonzalo Pedrotti" w:date="2019-05-17T15:53:00Z">
              <w:pPr>
                <w:pStyle w:val="Ttulo1"/>
              </w:pPr>
            </w:pPrChange>
          </w:pPr>
        </w:p>
        <w:customXmlInsRangeStart w:id="603" w:author="Gonzalo Pedrotti" w:date="2019-05-17T11:42:00Z"/>
        <w:sdt>
          <w:sdtPr>
            <w:id w:val="111145805"/>
            <w:bibliography/>
          </w:sdtPr>
          <w:sdtEndPr/>
          <w:sdtContent>
            <w:customXmlInsRangeEnd w:id="603"/>
            <w:p w14:paraId="0125F65D" w14:textId="77777777" w:rsidR="00903383" w:rsidRDefault="00903383" w:rsidP="00B758DE">
              <w:pPr>
                <w:pStyle w:val="Bibliografa"/>
                <w:rPr>
                  <w:ins w:id="604" w:author="Gonzalo Pedrotti" w:date="2019-05-17T15:46:00Z"/>
                </w:rPr>
                <w:pPrChange w:id="605" w:author="Gonzalo Pedrotti" w:date="2019-05-17T15:52:00Z">
                  <w:pPr>
                    <w:pStyle w:val="Bibliografa"/>
                    <w:ind w:left="720" w:hanging="720"/>
                  </w:pPr>
                </w:pPrChange>
              </w:pPr>
            </w:p>
            <w:customXmlInsRangeStart w:id="606" w:author="Gonzalo Pedrotti" w:date="2019-05-17T15:47:00Z"/>
            <w:bookmarkStart w:id="607" w:name="_Toc9000875" w:displacedByCustomXml="next"/>
            <w:sdt>
              <w:sdtPr>
                <w:rPr>
                  <w:lang w:val="es-ES"/>
                </w:rPr>
                <w:id w:val="1938949492"/>
                <w:docPartObj>
                  <w:docPartGallery w:val="Bibliographies"/>
                  <w:docPartUnique/>
                </w:docPartObj>
              </w:sdtPr>
              <w:sdtEndPr>
                <w:rPr>
                  <w:rFonts w:asciiTheme="minorHAnsi" w:eastAsiaTheme="minorHAnsi" w:hAnsiTheme="minorHAnsi" w:cstheme="minorBidi"/>
                  <w:color w:val="auto"/>
                  <w:sz w:val="22"/>
                  <w:szCs w:val="22"/>
                  <w:lang w:val="es-AR"/>
                </w:rPr>
              </w:sdtEndPr>
              <w:sdtContent>
                <w:customXmlInsRangeEnd w:id="606"/>
                <w:p w14:paraId="15597F97" w14:textId="0530BCD9" w:rsidR="00903383" w:rsidRDefault="00903383">
                  <w:pPr>
                    <w:pStyle w:val="Ttulo1"/>
                    <w:rPr>
                      <w:ins w:id="608" w:author="Gonzalo Pedrotti" w:date="2019-05-17T15:47:00Z"/>
                    </w:rPr>
                  </w:pPr>
                  <w:ins w:id="609" w:author="Gonzalo Pedrotti" w:date="2019-05-17T15:47:00Z">
                    <w:r>
                      <w:rPr>
                        <w:lang w:val="es-ES"/>
                      </w:rPr>
                      <w:t>Bibliografía</w:t>
                    </w:r>
                    <w:bookmarkEnd w:id="607"/>
                  </w:ins>
                </w:p>
                <w:customXmlInsRangeStart w:id="610" w:author="Gonzalo Pedrotti" w:date="2019-05-17T15:47:00Z"/>
                <w:sdt>
                  <w:sdtPr>
                    <w:id w:val="255800633"/>
                    <w:bibliography/>
                  </w:sdtPr>
                  <w:sdtContent>
                    <w:customXmlInsRangeEnd w:id="610"/>
                    <w:p w14:paraId="25C9E504" w14:textId="77777777" w:rsidR="00B758DE" w:rsidRDefault="00903383" w:rsidP="00B758DE">
                      <w:pPr>
                        <w:pStyle w:val="Bibliografa"/>
                        <w:ind w:left="720" w:hanging="720"/>
                        <w:rPr>
                          <w:noProof/>
                          <w:sz w:val="24"/>
                          <w:szCs w:val="24"/>
                          <w:lang w:val="es-ES"/>
                        </w:rPr>
                      </w:pPr>
                      <w:ins w:id="611" w:author="Gonzalo Pedrotti" w:date="2019-05-17T15:47:00Z">
                        <w:r>
                          <w:fldChar w:fldCharType="begin"/>
                        </w:r>
                        <w:r>
                          <w:instrText>BIBLIOGRAPHY</w:instrText>
                        </w:r>
                        <w:r>
                          <w:fldChar w:fldCharType="separate"/>
                        </w:r>
                      </w:ins>
                      <w:r w:rsidR="00B758DE">
                        <w:rPr>
                          <w:noProof/>
                          <w:lang w:val="es-ES"/>
                        </w:rPr>
                        <w:t xml:space="preserve">Agroptima. (27 de 04 de 2019). </w:t>
                      </w:r>
                      <w:r w:rsidR="00B758DE">
                        <w:rPr>
                          <w:i/>
                          <w:iCs/>
                          <w:noProof/>
                          <w:lang w:val="es-ES"/>
                        </w:rPr>
                        <w:t>El software y aplicacion agricola mas potente</w:t>
                      </w:r>
                      <w:r w:rsidR="00B758DE">
                        <w:rPr>
                          <w:noProof/>
                          <w:lang w:val="es-ES"/>
                        </w:rPr>
                        <w:t>. Obtenido de https://www.agroptima.com/es/</w:t>
                      </w:r>
                    </w:p>
                    <w:p w14:paraId="4D638F29" w14:textId="77777777" w:rsidR="00B758DE" w:rsidRDefault="00B758DE" w:rsidP="00B758DE">
                      <w:pPr>
                        <w:pStyle w:val="Bibliografa"/>
                        <w:ind w:left="720" w:hanging="720"/>
                        <w:rPr>
                          <w:noProof/>
                          <w:lang w:val="es-ES"/>
                        </w:rPr>
                      </w:pPr>
                      <w:r>
                        <w:rPr>
                          <w:noProof/>
                          <w:lang w:val="es-ES"/>
                        </w:rPr>
                        <w:t xml:space="preserve">Ejemplos. (13 de 05 de 2019). </w:t>
                      </w:r>
                      <w:r>
                        <w:rPr>
                          <w:i/>
                          <w:iCs/>
                          <w:noProof/>
                          <w:lang w:val="es-ES"/>
                        </w:rPr>
                        <w:t>10 Ejemplos de Actividades Agrícolas</w:t>
                      </w:r>
                      <w:r>
                        <w:rPr>
                          <w:noProof/>
                          <w:lang w:val="es-ES"/>
                        </w:rPr>
                        <w:t>. Obtenido de https://www.ejemplos.co/10-ejemplos-de-actividades-agricolas/#ixzz5l8B5ZvZn</w:t>
                      </w:r>
                    </w:p>
                    <w:p w14:paraId="7F780762" w14:textId="77777777" w:rsidR="00B758DE" w:rsidRDefault="00B758DE" w:rsidP="00B758DE">
                      <w:pPr>
                        <w:pStyle w:val="Bibliografa"/>
                        <w:ind w:left="720" w:hanging="720"/>
                        <w:rPr>
                          <w:noProof/>
                          <w:lang w:val="es-ES"/>
                        </w:rPr>
                      </w:pPr>
                      <w:r>
                        <w:rPr>
                          <w:noProof/>
                          <w:lang w:val="es-ES"/>
                        </w:rPr>
                        <w:t xml:space="preserve">Mercosur.com, B. (17 de 07 de 2017). </w:t>
                      </w:r>
                      <w:r>
                        <w:rPr>
                          <w:i/>
                          <w:iCs/>
                          <w:noProof/>
                          <w:lang w:val="es-ES"/>
                        </w:rPr>
                        <w:t>Las App del campo: agricultura y ganadería desde el celular</w:t>
                      </w:r>
                      <w:r>
                        <w:rPr>
                          <w:noProof/>
                          <w:lang w:val="es-ES"/>
                        </w:rPr>
                        <w:t>. Obtenido de https://blog.mercosur.com/app-del-campo-agricultura-ganaderia-celular/</w:t>
                      </w:r>
                    </w:p>
                    <w:p w14:paraId="3AC04598" w14:textId="77777777" w:rsidR="00B758DE" w:rsidRDefault="00B758DE" w:rsidP="00B758DE">
                      <w:pPr>
                        <w:pStyle w:val="Bibliografa"/>
                        <w:ind w:left="720" w:hanging="720"/>
                        <w:rPr>
                          <w:noProof/>
                          <w:lang w:val="es-ES"/>
                        </w:rPr>
                      </w:pPr>
                      <w:r>
                        <w:rPr>
                          <w:noProof/>
                          <w:lang w:val="es-ES"/>
                        </w:rPr>
                        <w:t xml:space="preserve">Sur, E. S. (27 de 03 de 2019). </w:t>
                      </w:r>
                      <w:r>
                        <w:rPr>
                          <w:i/>
                          <w:iCs/>
                          <w:noProof/>
                          <w:lang w:val="es-ES"/>
                        </w:rPr>
                        <w:t>Agricultura en Argentina</w:t>
                      </w:r>
                      <w:r>
                        <w:rPr>
                          <w:noProof/>
                          <w:lang w:val="es-ES"/>
                        </w:rPr>
                        <w:t>. Obtenido de https://surdelsur.com/es/agricultura-argentina/</w:t>
                      </w:r>
                    </w:p>
                    <w:p w14:paraId="25808199" w14:textId="4F9794B5" w:rsidR="00903383" w:rsidRDefault="00903383" w:rsidP="00B758DE">
                      <w:pPr>
                        <w:rPr>
                          <w:ins w:id="612" w:author="Gonzalo Pedrotti" w:date="2019-05-17T15:47:00Z"/>
                        </w:rPr>
                      </w:pPr>
                      <w:ins w:id="613" w:author="Gonzalo Pedrotti" w:date="2019-05-17T15:47:00Z">
                        <w:r>
                          <w:rPr>
                            <w:b/>
                            <w:bCs/>
                          </w:rPr>
                          <w:fldChar w:fldCharType="end"/>
                        </w:r>
                      </w:ins>
                    </w:p>
                    <w:customXmlInsRangeStart w:id="614" w:author="Gonzalo Pedrotti" w:date="2019-05-17T15:47:00Z"/>
                  </w:sdtContent>
                </w:sdt>
                <w:customXmlInsRangeEnd w:id="614"/>
                <w:customXmlInsRangeStart w:id="615" w:author="Gonzalo Pedrotti" w:date="2019-05-17T15:47:00Z"/>
              </w:sdtContent>
            </w:sdt>
            <w:customXmlInsRangeEnd w:id="615"/>
            <w:p w14:paraId="5D8DF001" w14:textId="0F4C675C" w:rsidR="00903383" w:rsidRDefault="00903383" w:rsidP="00903383">
              <w:pPr>
                <w:pStyle w:val="Bibliografa"/>
                <w:ind w:left="720" w:hanging="720"/>
                <w:rPr>
                  <w:ins w:id="616" w:author="Gonzalo Pedrotti" w:date="2019-05-17T15:46:00Z"/>
                </w:rPr>
                <w:pPrChange w:id="617" w:author="Gonzalo Pedrotti" w:date="2019-05-17T15:46:00Z">
                  <w:pPr/>
                </w:pPrChange>
              </w:pPr>
            </w:p>
            <w:p w14:paraId="58B14276" w14:textId="67E52A20" w:rsidR="00733917" w:rsidRDefault="002F72F1" w:rsidP="00733917">
              <w:pPr>
                <w:rPr>
                  <w:ins w:id="618" w:author="Gonzalo Pedrotti" w:date="2019-05-17T11:42:00Z"/>
                </w:rPr>
              </w:pPr>
            </w:p>
            <w:customXmlInsRangeStart w:id="619" w:author="Gonzalo Pedrotti" w:date="2019-05-17T11:42:00Z"/>
          </w:sdtContent>
        </w:sdt>
        <w:customXmlInsRangeEnd w:id="619"/>
        <w:customXmlInsRangeStart w:id="620" w:author="Gonzalo Pedrotti" w:date="2019-05-17T11:42:00Z"/>
      </w:sdtContent>
    </w:sdt>
    <w:customXmlInsRangeEnd w:id="620"/>
    <w:p w14:paraId="0904221B" w14:textId="77777777" w:rsidR="00A538AE" w:rsidRPr="00A538AE" w:rsidRDefault="00A538AE">
      <w:pPr>
        <w:rPr>
          <w:ins w:id="621" w:author="Gonzalo Pedrotti" w:date="2019-05-03T19:23:00Z"/>
          <w:rPrChange w:id="622" w:author="Gonzalo Pedrotti" w:date="2019-05-17T11:08:00Z">
            <w:rPr>
              <w:ins w:id="623" w:author="Gonzalo Pedrotti" w:date="2019-05-03T19:23:00Z"/>
              <w:sz w:val="24"/>
              <w:szCs w:val="24"/>
            </w:rPr>
          </w:rPrChange>
        </w:rPr>
        <w:pPrChange w:id="624" w:author="Gonzalo Pedrotti" w:date="2019-05-17T11:12:00Z">
          <w:pPr>
            <w:pStyle w:val="Ttulo1"/>
            <w:jc w:val="both"/>
          </w:pPr>
        </w:pPrChange>
      </w:pPr>
    </w:p>
    <w:p w14:paraId="7E94224F" w14:textId="06D03849" w:rsidR="00970CB0" w:rsidRPr="00A538AE" w:rsidDel="00B758DE" w:rsidRDefault="00970CB0">
      <w:pPr>
        <w:pStyle w:val="Ttulo1"/>
        <w:jc w:val="both"/>
        <w:rPr>
          <w:del w:id="625" w:author="Gonzalo Pedrotti" w:date="2019-05-17T15:48:00Z"/>
          <w:rFonts w:asciiTheme="minorHAnsi" w:hAnsiTheme="minorHAnsi" w:cstheme="minorHAnsi"/>
          <w:sz w:val="22"/>
          <w:szCs w:val="22"/>
          <w:rPrChange w:id="626" w:author="Gonzalo Pedrotti" w:date="2019-05-17T11:08:00Z">
            <w:rPr>
              <w:del w:id="627" w:author="Gonzalo Pedrotti" w:date="2019-05-17T15:48:00Z"/>
              <w:sz w:val="24"/>
              <w:szCs w:val="24"/>
            </w:rPr>
          </w:rPrChange>
        </w:rPr>
        <w:pPrChange w:id="628" w:author="Gonzalo Pedrotti" w:date="2019-05-17T11:09:00Z">
          <w:pPr>
            <w:pStyle w:val="Ttulo1"/>
          </w:pPr>
        </w:pPrChange>
      </w:pPr>
      <w:bookmarkStart w:id="629" w:name="_GoBack"/>
      <w:bookmarkEnd w:id="629"/>
      <w:commentRangeStart w:id="630"/>
      <w:del w:id="631" w:author="Gonzalo Pedrotti" w:date="2019-05-17T15:48:00Z">
        <w:r w:rsidRPr="00A538AE" w:rsidDel="00B758DE">
          <w:rPr>
            <w:rFonts w:asciiTheme="minorHAnsi" w:hAnsiTheme="minorHAnsi" w:cstheme="minorHAnsi"/>
            <w:sz w:val="22"/>
            <w:szCs w:val="22"/>
            <w:rPrChange w:id="632" w:author="Gonzalo Pedrotti" w:date="2019-05-17T11:08:00Z">
              <w:rPr>
                <w:sz w:val="24"/>
                <w:szCs w:val="24"/>
              </w:rPr>
            </w:rPrChange>
          </w:rPr>
          <w:delText>Referencias</w:delText>
        </w:r>
        <w:commentRangeEnd w:id="630"/>
        <w:r w:rsidR="0082683D" w:rsidRPr="00A538AE" w:rsidDel="00B758DE">
          <w:rPr>
            <w:rStyle w:val="Refdecomentario"/>
            <w:rFonts w:asciiTheme="minorHAnsi" w:eastAsiaTheme="minorHAnsi" w:hAnsiTheme="minorHAnsi" w:cstheme="minorHAnsi"/>
            <w:color w:val="auto"/>
            <w:sz w:val="22"/>
            <w:szCs w:val="22"/>
            <w:rPrChange w:id="633" w:author="Gonzalo Pedrotti" w:date="2019-05-17T11:08:00Z">
              <w:rPr>
                <w:rStyle w:val="Refdecomentario"/>
                <w:rFonts w:asciiTheme="minorHAnsi" w:eastAsiaTheme="minorHAnsi" w:hAnsiTheme="minorHAnsi" w:cstheme="minorBidi"/>
                <w:color w:val="auto"/>
              </w:rPr>
            </w:rPrChange>
          </w:rPr>
          <w:commentReference w:id="630"/>
        </w:r>
        <w:r w:rsidRPr="00A538AE" w:rsidDel="00B758DE">
          <w:rPr>
            <w:rFonts w:asciiTheme="minorHAnsi" w:hAnsiTheme="minorHAnsi" w:cstheme="minorHAnsi"/>
            <w:sz w:val="22"/>
            <w:szCs w:val="22"/>
            <w:rPrChange w:id="634" w:author="Gonzalo Pedrotti" w:date="2019-05-17T11:08:00Z">
              <w:rPr>
                <w:sz w:val="24"/>
                <w:szCs w:val="24"/>
              </w:rPr>
            </w:rPrChange>
          </w:rPr>
          <w:delText>:</w:delText>
        </w:r>
      </w:del>
    </w:p>
    <w:p w14:paraId="13F53CD1" w14:textId="636B92C3" w:rsidR="00970CB0" w:rsidRPr="00A538AE" w:rsidDel="00B758DE" w:rsidRDefault="0098235C">
      <w:pPr>
        <w:jc w:val="both"/>
        <w:rPr>
          <w:del w:id="635" w:author="Gonzalo Pedrotti" w:date="2019-05-17T15:48:00Z"/>
          <w:rFonts w:cstheme="minorHAnsi"/>
        </w:rPr>
        <w:pPrChange w:id="636" w:author="Gonzalo Pedrotti" w:date="2019-05-17T11:09:00Z">
          <w:pPr/>
        </w:pPrChange>
      </w:pPr>
      <w:del w:id="637" w:author="Gonzalo Pedrotti" w:date="2019-05-17T15:48:00Z">
        <w:r w:rsidRPr="00A538AE" w:rsidDel="00B758DE">
          <w:rPr>
            <w:rFonts w:cstheme="minorHAnsi"/>
            <w:rPrChange w:id="638" w:author="Gonzalo Pedrotti" w:date="2019-05-17T11:08:00Z">
              <w:rPr/>
            </w:rPrChange>
          </w:rPr>
          <w:delText xml:space="preserve">Regiones y cultivos: </w:delText>
        </w:r>
        <w:r w:rsidR="00354667" w:rsidRPr="00A538AE" w:rsidDel="00B758DE">
          <w:rPr>
            <w:rFonts w:cstheme="minorHAnsi"/>
            <w:rPrChange w:id="639" w:author="Gonzalo Pedrotti" w:date="2019-05-17T11:08:00Z">
              <w:rPr/>
            </w:rPrChange>
          </w:rPr>
          <w:fldChar w:fldCharType="begin"/>
        </w:r>
        <w:r w:rsidR="00354667" w:rsidRPr="00A538AE" w:rsidDel="00B758DE">
          <w:rPr>
            <w:rFonts w:cstheme="minorHAnsi"/>
            <w:rPrChange w:id="640" w:author="Gonzalo Pedrotti" w:date="2019-05-17T11:08:00Z">
              <w:rPr/>
            </w:rPrChange>
          </w:rPr>
          <w:delInstrText xml:space="preserve"> HYPERLINK "https://surdelsur.com/es/agricultura-argentina/" </w:delInstrText>
        </w:r>
        <w:r w:rsidR="00354667" w:rsidRPr="00A538AE" w:rsidDel="00B758DE">
          <w:rPr>
            <w:rFonts w:cstheme="minorHAnsi"/>
            <w:rPrChange w:id="641" w:author="Gonzalo Pedrotti" w:date="2019-05-17T11:08:00Z">
              <w:rPr>
                <w:rStyle w:val="Hipervnculo"/>
                <w:rFonts w:cstheme="minorHAnsi"/>
              </w:rPr>
            </w:rPrChange>
          </w:rPr>
          <w:fldChar w:fldCharType="separate"/>
        </w:r>
        <w:r w:rsidRPr="00A538AE" w:rsidDel="00B758DE">
          <w:rPr>
            <w:rStyle w:val="Hipervnculo"/>
            <w:rFonts w:cstheme="minorHAnsi"/>
          </w:rPr>
          <w:delText>https://surdelsur.com/es/agricultura-argentina/</w:delText>
        </w:r>
        <w:r w:rsidR="00354667" w:rsidRPr="00A538AE" w:rsidDel="00B758DE">
          <w:rPr>
            <w:rStyle w:val="Hipervnculo"/>
            <w:rFonts w:cstheme="minorHAnsi"/>
            <w:rPrChange w:id="642" w:author="Gonzalo Pedrotti" w:date="2019-05-17T11:08:00Z">
              <w:rPr>
                <w:rStyle w:val="Hipervnculo"/>
                <w:rFonts w:cstheme="minorHAnsi"/>
              </w:rPr>
            </w:rPrChange>
          </w:rPr>
          <w:fldChar w:fldCharType="end"/>
        </w:r>
      </w:del>
    </w:p>
    <w:p w14:paraId="422AEB2D" w14:textId="73744AC9" w:rsidR="00524EAF" w:rsidRPr="00A538AE" w:rsidDel="00B758DE" w:rsidRDefault="0098235C">
      <w:pPr>
        <w:jc w:val="both"/>
        <w:rPr>
          <w:del w:id="643" w:author="Gonzalo Pedrotti" w:date="2019-05-17T15:50:00Z"/>
          <w:rFonts w:cstheme="minorHAnsi"/>
          <w:color w:val="0563C1" w:themeColor="hyperlink"/>
          <w:u w:val="single"/>
        </w:rPr>
        <w:pPrChange w:id="644" w:author="Gonzalo Pedrotti" w:date="2019-05-17T11:09:00Z">
          <w:pPr/>
        </w:pPrChange>
      </w:pPr>
      <w:del w:id="645" w:author="Gonzalo Pedrotti" w:date="2019-05-17T15:50:00Z">
        <w:r w:rsidRPr="00A538AE" w:rsidDel="00B758DE">
          <w:rPr>
            <w:rFonts w:cstheme="minorHAnsi"/>
          </w:rPr>
          <w:delText xml:space="preserve">Laboreos: </w:delText>
        </w:r>
        <w:r w:rsidR="00354667" w:rsidRPr="00A538AE" w:rsidDel="00B758DE">
          <w:rPr>
            <w:rFonts w:cstheme="minorHAnsi"/>
            <w:rPrChange w:id="646" w:author="Gonzalo Pedrotti" w:date="2019-05-17T11:08:00Z">
              <w:rPr/>
            </w:rPrChange>
          </w:rPr>
          <w:fldChar w:fldCharType="begin"/>
        </w:r>
        <w:r w:rsidR="00354667" w:rsidRPr="00A538AE" w:rsidDel="00B758DE">
          <w:rPr>
            <w:rFonts w:cstheme="minorHAnsi"/>
            <w:rPrChange w:id="647" w:author="Gonzalo Pedrotti" w:date="2019-05-17T11:08:00Z">
              <w:rPr/>
            </w:rPrChange>
          </w:rPr>
          <w:delInstrText xml:space="preserve"> HYPERLINK "https://www.ejemplos.co/10-ejemplos-de-actividades-agricolas/" \l "ixzz5l8B5ZvZn" </w:delInstrText>
        </w:r>
        <w:r w:rsidR="00354667" w:rsidRPr="00A538AE" w:rsidDel="00B758DE">
          <w:rPr>
            <w:rFonts w:cstheme="minorHAnsi"/>
            <w:rPrChange w:id="648" w:author="Gonzalo Pedrotti" w:date="2019-05-17T11:08:00Z">
              <w:rPr>
                <w:rStyle w:val="Hipervnculo"/>
                <w:rFonts w:cstheme="minorHAnsi"/>
              </w:rPr>
            </w:rPrChange>
          </w:rPr>
          <w:fldChar w:fldCharType="separate"/>
        </w:r>
        <w:r w:rsidRPr="00A538AE" w:rsidDel="00B758DE">
          <w:rPr>
            <w:rStyle w:val="Hipervnculo"/>
            <w:rFonts w:cstheme="minorHAnsi"/>
          </w:rPr>
          <w:delText>https://www.ejemplos.co/10-ejemplos-de-actividades-agricolas/#ixzz5l8B5ZvZn</w:delText>
        </w:r>
        <w:r w:rsidR="00354667" w:rsidRPr="00A538AE" w:rsidDel="00B758DE">
          <w:rPr>
            <w:rStyle w:val="Hipervnculo"/>
            <w:rFonts w:cstheme="minorHAnsi"/>
            <w:rPrChange w:id="649" w:author="Gonzalo Pedrotti" w:date="2019-05-17T11:08:00Z">
              <w:rPr>
                <w:rStyle w:val="Hipervnculo"/>
                <w:rFonts w:cstheme="minorHAnsi"/>
              </w:rPr>
            </w:rPrChange>
          </w:rPr>
          <w:fldChar w:fldCharType="end"/>
        </w:r>
      </w:del>
    </w:p>
    <w:p w14:paraId="038D019B" w14:textId="3680F045" w:rsidR="0098235C" w:rsidRPr="00A538AE" w:rsidDel="00B758DE" w:rsidRDefault="0098235C">
      <w:pPr>
        <w:jc w:val="both"/>
        <w:rPr>
          <w:del w:id="650" w:author="Gonzalo Pedrotti" w:date="2019-05-17T15:50:00Z"/>
          <w:rStyle w:val="Hipervnculo"/>
          <w:rFonts w:cstheme="minorHAnsi"/>
        </w:rPr>
        <w:pPrChange w:id="651" w:author="Gonzalo Pedrotti" w:date="2019-05-17T11:09:00Z">
          <w:pPr/>
        </w:pPrChange>
      </w:pPr>
      <w:del w:id="652" w:author="Gonzalo Pedrotti" w:date="2019-05-17T15:50:00Z">
        <w:r w:rsidRPr="00A538AE" w:rsidDel="00B758DE">
          <w:rPr>
            <w:rFonts w:cstheme="minorHAnsi"/>
            <w:rPrChange w:id="653" w:author="Gonzalo Pedrotti" w:date="2019-05-17T11:08:00Z">
              <w:rPr>
                <w:rFonts w:cstheme="minorHAnsi"/>
                <w:color w:val="0563C1" w:themeColor="hyperlink"/>
                <w:u w:val="single"/>
              </w:rPr>
            </w:rPrChange>
          </w:rPr>
          <w:delText xml:space="preserve">Página de la Aplicación: </w:delText>
        </w:r>
        <w:r w:rsidR="00354667" w:rsidRPr="00A538AE" w:rsidDel="00B758DE">
          <w:rPr>
            <w:rFonts w:cstheme="minorHAnsi"/>
            <w:rPrChange w:id="654" w:author="Gonzalo Pedrotti" w:date="2019-05-17T11:08:00Z">
              <w:rPr/>
            </w:rPrChange>
          </w:rPr>
          <w:fldChar w:fldCharType="begin"/>
        </w:r>
        <w:r w:rsidR="00354667" w:rsidRPr="00A538AE" w:rsidDel="00B758DE">
          <w:rPr>
            <w:rFonts w:cstheme="minorHAnsi"/>
            <w:rPrChange w:id="655" w:author="Gonzalo Pedrotti" w:date="2019-05-17T11:08:00Z">
              <w:rPr/>
            </w:rPrChange>
          </w:rPr>
          <w:delInstrText xml:space="preserve"> HYPERLINK "https://www.agroptima.com/es/" </w:delInstrText>
        </w:r>
        <w:r w:rsidR="00354667" w:rsidRPr="00A538AE" w:rsidDel="00B758DE">
          <w:rPr>
            <w:rFonts w:cstheme="minorHAnsi"/>
            <w:rPrChange w:id="656" w:author="Gonzalo Pedrotti" w:date="2019-05-17T11:08:00Z">
              <w:rPr>
                <w:rStyle w:val="Hipervnculo"/>
                <w:rFonts w:cstheme="minorHAnsi"/>
              </w:rPr>
            </w:rPrChange>
          </w:rPr>
          <w:fldChar w:fldCharType="separate"/>
        </w:r>
        <w:r w:rsidRPr="00A538AE" w:rsidDel="00B758DE">
          <w:rPr>
            <w:rStyle w:val="Hipervnculo"/>
            <w:rFonts w:cstheme="minorHAnsi"/>
          </w:rPr>
          <w:delText>https://www.agroptima.com/es/</w:delText>
        </w:r>
        <w:r w:rsidR="00354667" w:rsidRPr="00A538AE" w:rsidDel="00B758DE">
          <w:rPr>
            <w:rStyle w:val="Hipervnculo"/>
            <w:rFonts w:cstheme="minorHAnsi"/>
            <w:rPrChange w:id="657" w:author="Gonzalo Pedrotti" w:date="2019-05-17T11:08:00Z">
              <w:rPr>
                <w:rStyle w:val="Hipervnculo"/>
                <w:rFonts w:cstheme="minorHAnsi"/>
              </w:rPr>
            </w:rPrChange>
          </w:rPr>
          <w:fldChar w:fldCharType="end"/>
        </w:r>
      </w:del>
    </w:p>
    <w:p w14:paraId="53834C22" w14:textId="316F7CD9" w:rsidR="003978E4" w:rsidRPr="00A538AE" w:rsidDel="00B758DE" w:rsidRDefault="003978E4">
      <w:pPr>
        <w:jc w:val="both"/>
        <w:rPr>
          <w:del w:id="658" w:author="Gonzalo Pedrotti" w:date="2019-05-17T15:51:00Z"/>
          <w:rFonts w:cstheme="minorHAnsi"/>
        </w:rPr>
        <w:pPrChange w:id="659" w:author="Gonzalo Pedrotti" w:date="2019-05-17T11:09:00Z">
          <w:pPr/>
        </w:pPrChange>
      </w:pPr>
      <w:del w:id="660" w:author="Gonzalo Pedrotti" w:date="2019-05-17T15:51:00Z">
        <w:r w:rsidRPr="00A538AE" w:rsidDel="00B758DE">
          <w:rPr>
            <w:rStyle w:val="Hipervnculo"/>
            <w:rFonts w:cstheme="minorHAnsi"/>
            <w:color w:val="auto"/>
            <w:u w:val="none"/>
          </w:rPr>
          <w:delText xml:space="preserve">Otras Aplicaciones: </w:delText>
        </w:r>
        <w:r w:rsidR="00354667" w:rsidRPr="00A538AE" w:rsidDel="00B758DE">
          <w:rPr>
            <w:rFonts w:cstheme="minorHAnsi"/>
            <w:rPrChange w:id="661" w:author="Gonzalo Pedrotti" w:date="2019-05-17T11:08:00Z">
              <w:rPr/>
            </w:rPrChange>
          </w:rPr>
          <w:fldChar w:fldCharType="begin"/>
        </w:r>
        <w:r w:rsidR="00354667" w:rsidRPr="00A538AE" w:rsidDel="00B758DE">
          <w:rPr>
            <w:rFonts w:cstheme="minorHAnsi"/>
            <w:rPrChange w:id="662" w:author="Gonzalo Pedrotti" w:date="2019-05-17T11:08:00Z">
              <w:rPr/>
            </w:rPrChange>
          </w:rPr>
          <w:delInstrText xml:space="preserve"> HYPERLINK "https://blog.mercosur.com/app-del-campo-agricultura-ganaderia-celular/" </w:delInstrText>
        </w:r>
        <w:r w:rsidR="00354667" w:rsidRPr="00A538AE" w:rsidDel="00B758DE">
          <w:rPr>
            <w:rFonts w:cstheme="minorHAnsi"/>
            <w:rPrChange w:id="663" w:author="Gonzalo Pedrotti" w:date="2019-05-17T11:08:00Z">
              <w:rPr>
                <w:rStyle w:val="Hipervnculo"/>
              </w:rPr>
            </w:rPrChange>
          </w:rPr>
          <w:fldChar w:fldCharType="separate"/>
        </w:r>
        <w:r w:rsidRPr="00A538AE" w:rsidDel="00B758DE">
          <w:rPr>
            <w:rStyle w:val="Hipervnculo"/>
            <w:rFonts w:cstheme="minorHAnsi"/>
            <w:rPrChange w:id="664" w:author="Gonzalo Pedrotti" w:date="2019-05-17T11:08:00Z">
              <w:rPr>
                <w:rStyle w:val="Hipervnculo"/>
              </w:rPr>
            </w:rPrChange>
          </w:rPr>
          <w:delText>https://blog.mercosur.com/app-del-campo-agricultura-ganaderia-celular/</w:delText>
        </w:r>
        <w:r w:rsidR="00354667" w:rsidRPr="00A538AE" w:rsidDel="00B758DE">
          <w:rPr>
            <w:rStyle w:val="Hipervnculo"/>
            <w:rFonts w:cstheme="minorHAnsi"/>
            <w:rPrChange w:id="665" w:author="Gonzalo Pedrotti" w:date="2019-05-17T11:08:00Z">
              <w:rPr>
                <w:rStyle w:val="Hipervnculo"/>
              </w:rPr>
            </w:rPrChange>
          </w:rPr>
          <w:fldChar w:fldCharType="end"/>
        </w:r>
      </w:del>
    </w:p>
    <w:p w14:paraId="6F0C905C" w14:textId="77777777" w:rsidR="00524EAF" w:rsidRPr="00A538AE" w:rsidRDefault="00524EAF">
      <w:pPr>
        <w:jc w:val="both"/>
        <w:rPr>
          <w:rFonts w:cstheme="minorHAnsi"/>
        </w:rPr>
        <w:pPrChange w:id="666" w:author="Gonzalo Pedrotti" w:date="2019-05-17T11:09:00Z">
          <w:pPr/>
        </w:pPrChange>
      </w:pPr>
    </w:p>
    <w:p w14:paraId="500B1BB9" w14:textId="77777777" w:rsidR="00970CB0" w:rsidRPr="00A538AE" w:rsidRDefault="00970CB0">
      <w:pPr>
        <w:jc w:val="both"/>
        <w:rPr>
          <w:rFonts w:cstheme="minorHAnsi"/>
          <w:rPrChange w:id="667" w:author="Gonzalo Pedrotti" w:date="2019-05-17T11:08:00Z">
            <w:rPr>
              <w:rFonts w:cstheme="minorHAnsi"/>
              <w:u w:val="single"/>
            </w:rPr>
          </w:rPrChange>
        </w:rPr>
        <w:pPrChange w:id="668" w:author="Gonzalo Pedrotti" w:date="2019-05-17T11:09:00Z">
          <w:pPr/>
        </w:pPrChange>
      </w:pPr>
    </w:p>
    <w:sectPr w:rsidR="00970CB0" w:rsidRPr="00A538A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1" w:author="Christian Villafañe" w:date="2019-05-01T10:56:00Z" w:initials="CV">
    <w:p w14:paraId="2C9A2FED" w14:textId="384DB25F" w:rsidR="007803FC" w:rsidRDefault="007803FC">
      <w:pPr>
        <w:pStyle w:val="Textocomentario"/>
      </w:pPr>
      <w:r>
        <w:rPr>
          <w:rStyle w:val="Refdecomentario"/>
        </w:rPr>
        <w:annotationRef/>
      </w:r>
      <w:r>
        <w:t>Me especificaría en el producto…</w:t>
      </w:r>
    </w:p>
  </w:comment>
  <w:comment w:id="430" w:author="Christian Villafañe" w:date="2019-05-01T11:00:00Z" w:initials="CV">
    <w:p w14:paraId="53344A41" w14:textId="74330305" w:rsidR="007803FC" w:rsidRDefault="007803FC">
      <w:pPr>
        <w:pStyle w:val="Textocomentario"/>
      </w:pPr>
      <w:r>
        <w:rPr>
          <w:rStyle w:val="Refdecomentario"/>
        </w:rPr>
        <w:annotationRef/>
      </w:r>
      <w:r>
        <w:t xml:space="preserve">Hablan de aparición de empresas con funcionalidades similares a la de </w:t>
      </w:r>
      <w:proofErr w:type="spellStart"/>
      <w:r>
        <w:t>uds.</w:t>
      </w:r>
      <w:proofErr w:type="spellEnd"/>
      <w:r>
        <w:t xml:space="preserve"> Me parece que las funcionalidades se refieren al producto y no a la empresa, no?</w:t>
      </w:r>
    </w:p>
  </w:comment>
  <w:comment w:id="459" w:author="Christian Villafañe" w:date="2019-05-01T11:01:00Z" w:initials="CV">
    <w:p w14:paraId="3EB33ED7" w14:textId="31EFB43E" w:rsidR="007803FC" w:rsidRDefault="007803FC">
      <w:pPr>
        <w:pStyle w:val="Textocomentario"/>
      </w:pPr>
      <w:r>
        <w:rPr>
          <w:rStyle w:val="Refdecomentario"/>
        </w:rPr>
        <w:annotationRef/>
      </w:r>
      <w:r>
        <w:t>El uso de aplicaciones de terceros, que hoy se plantean sin licenciamiento… mejorar la redacción.</w:t>
      </w:r>
    </w:p>
  </w:comment>
  <w:comment w:id="630" w:author="Christian Villafañe" w:date="2019-05-01T10:48:00Z" w:initials="CV">
    <w:p w14:paraId="60439127" w14:textId="77777777" w:rsidR="007803FC" w:rsidRDefault="007803FC">
      <w:pPr>
        <w:pStyle w:val="Textocomentario"/>
      </w:pPr>
      <w:r>
        <w:rPr>
          <w:rStyle w:val="Refdecomentario"/>
        </w:rPr>
        <w:annotationRef/>
      </w:r>
      <w:r>
        <w:t>Referencias y bibliografía consultada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A2FED" w15:done="1"/>
  <w15:commentEx w15:paraId="53344A41" w15:done="1"/>
  <w15:commentEx w15:paraId="3EB33ED7" w15:done="1"/>
  <w15:commentEx w15:paraId="6043912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A2FED" w16cid:durableId="2073F9E0"/>
  <w16cid:commentId w16cid:paraId="53344A41" w16cid:durableId="2073FAE1"/>
  <w16cid:commentId w16cid:paraId="3EB33ED7" w16cid:durableId="2073FB0E"/>
  <w16cid:commentId w16cid:paraId="60439127" w16cid:durableId="2073F7E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w:altName w:val="Calibri"/>
    <w:charset w:val="00"/>
    <w:family w:val="swiss"/>
    <w:pitch w:val="variable"/>
    <w:sig w:usb0="800000A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053BD5"/>
    <w:multiLevelType w:val="hybridMultilevel"/>
    <w:tmpl w:val="2B76B4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nzalo Pedrotti">
    <w15:presenceInfo w15:providerId="Windows Live" w15:userId="f9763bba3b9d7045"/>
  </w15:person>
  <w15:person w15:author="Christian Villafañe">
    <w15:presenceInfo w15:providerId="Windows Live" w15:userId="4ad116e00aa21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B8"/>
    <w:rsid w:val="00072B68"/>
    <w:rsid w:val="000B1A5D"/>
    <w:rsid w:val="000B2BE1"/>
    <w:rsid w:val="000E6595"/>
    <w:rsid w:val="001643D7"/>
    <w:rsid w:val="00190020"/>
    <w:rsid w:val="00193492"/>
    <w:rsid w:val="001B420C"/>
    <w:rsid w:val="002219BE"/>
    <w:rsid w:val="00252BFC"/>
    <w:rsid w:val="002668DA"/>
    <w:rsid w:val="00296FBF"/>
    <w:rsid w:val="002B2A1B"/>
    <w:rsid w:val="002C2DB1"/>
    <w:rsid w:val="002E28A8"/>
    <w:rsid w:val="002F72F1"/>
    <w:rsid w:val="00354667"/>
    <w:rsid w:val="003978E4"/>
    <w:rsid w:val="003C1D96"/>
    <w:rsid w:val="003F455F"/>
    <w:rsid w:val="004215B8"/>
    <w:rsid w:val="00470559"/>
    <w:rsid w:val="004A1728"/>
    <w:rsid w:val="004F6C70"/>
    <w:rsid w:val="00514BF6"/>
    <w:rsid w:val="00524EAF"/>
    <w:rsid w:val="0058110C"/>
    <w:rsid w:val="00590ED8"/>
    <w:rsid w:val="005C5B68"/>
    <w:rsid w:val="005E793E"/>
    <w:rsid w:val="006246F4"/>
    <w:rsid w:val="00644937"/>
    <w:rsid w:val="006A60A4"/>
    <w:rsid w:val="006C3E46"/>
    <w:rsid w:val="006F3C16"/>
    <w:rsid w:val="007332FD"/>
    <w:rsid w:val="00733917"/>
    <w:rsid w:val="007803FC"/>
    <w:rsid w:val="007B2F0B"/>
    <w:rsid w:val="007D52F7"/>
    <w:rsid w:val="007F043F"/>
    <w:rsid w:val="0082683D"/>
    <w:rsid w:val="008359FD"/>
    <w:rsid w:val="008B55A8"/>
    <w:rsid w:val="008C4917"/>
    <w:rsid w:val="008F7F83"/>
    <w:rsid w:val="00903383"/>
    <w:rsid w:val="00920C73"/>
    <w:rsid w:val="009243A4"/>
    <w:rsid w:val="009269F4"/>
    <w:rsid w:val="00946844"/>
    <w:rsid w:val="00970CB0"/>
    <w:rsid w:val="0098235C"/>
    <w:rsid w:val="009A1A9D"/>
    <w:rsid w:val="009B61BC"/>
    <w:rsid w:val="00A10BF5"/>
    <w:rsid w:val="00A538AE"/>
    <w:rsid w:val="00A96A91"/>
    <w:rsid w:val="00AA1F1D"/>
    <w:rsid w:val="00AD12AA"/>
    <w:rsid w:val="00B21EFB"/>
    <w:rsid w:val="00B2241C"/>
    <w:rsid w:val="00B2561F"/>
    <w:rsid w:val="00B758DE"/>
    <w:rsid w:val="00BB2F03"/>
    <w:rsid w:val="00BD552E"/>
    <w:rsid w:val="00BD7F4A"/>
    <w:rsid w:val="00C161C3"/>
    <w:rsid w:val="00C16E71"/>
    <w:rsid w:val="00C20E0D"/>
    <w:rsid w:val="00C33DF2"/>
    <w:rsid w:val="00C43A13"/>
    <w:rsid w:val="00C60F19"/>
    <w:rsid w:val="00CB7503"/>
    <w:rsid w:val="00D06EA6"/>
    <w:rsid w:val="00D4183D"/>
    <w:rsid w:val="00D61293"/>
    <w:rsid w:val="00DF4EC1"/>
    <w:rsid w:val="00E12967"/>
    <w:rsid w:val="00E47B99"/>
    <w:rsid w:val="00EE1A7E"/>
    <w:rsid w:val="00FC6154"/>
    <w:rsid w:val="00FD1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35B94"/>
  <w15:chartTrackingRefBased/>
  <w15:docId w15:val="{69D4C0C8-3A25-47EC-B749-1EC66031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3F45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70C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23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2B68"/>
    <w:rPr>
      <w:color w:val="0563C1" w:themeColor="hyperlink"/>
      <w:u w:val="single"/>
    </w:rPr>
  </w:style>
  <w:style w:type="paragraph" w:styleId="Prrafodelista">
    <w:name w:val="List Paragraph"/>
    <w:basedOn w:val="Normal"/>
    <w:uiPriority w:val="34"/>
    <w:qFormat/>
    <w:rsid w:val="008F7F83"/>
    <w:pPr>
      <w:ind w:left="720"/>
      <w:contextualSpacing/>
    </w:pPr>
  </w:style>
  <w:style w:type="paragraph" w:styleId="Textodeglobo">
    <w:name w:val="Balloon Text"/>
    <w:basedOn w:val="Normal"/>
    <w:link w:val="TextodegloboCar"/>
    <w:uiPriority w:val="99"/>
    <w:semiHidden/>
    <w:unhideWhenUsed/>
    <w:rsid w:val="001934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3492"/>
    <w:rPr>
      <w:rFonts w:ascii="Segoe UI" w:hAnsi="Segoe UI" w:cs="Segoe UI"/>
      <w:sz w:val="18"/>
      <w:szCs w:val="18"/>
      <w:lang w:val="es-AR"/>
    </w:rPr>
  </w:style>
  <w:style w:type="paragraph" w:styleId="Sinespaciado">
    <w:name w:val="No Spacing"/>
    <w:link w:val="SinespaciadoCar"/>
    <w:uiPriority w:val="1"/>
    <w:qFormat/>
    <w:rsid w:val="00193492"/>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193492"/>
    <w:rPr>
      <w:rFonts w:eastAsiaTheme="minorEastAsia"/>
      <w:lang w:val="es-AR" w:eastAsia="es-AR"/>
    </w:rPr>
  </w:style>
  <w:style w:type="character" w:customStyle="1" w:styleId="Ttulo1Car">
    <w:name w:val="Título 1 Car"/>
    <w:basedOn w:val="Fuentedeprrafopredeter"/>
    <w:link w:val="Ttulo1"/>
    <w:uiPriority w:val="9"/>
    <w:rsid w:val="003F455F"/>
    <w:rPr>
      <w:rFonts w:asciiTheme="majorHAnsi" w:eastAsiaTheme="majorEastAsia" w:hAnsiTheme="majorHAnsi" w:cstheme="majorBidi"/>
      <w:color w:val="2E74B5" w:themeColor="accent1" w:themeShade="BF"/>
      <w:sz w:val="32"/>
      <w:szCs w:val="32"/>
      <w:lang w:val="es-AR"/>
    </w:rPr>
  </w:style>
  <w:style w:type="table" w:styleId="Tablaconcuadrcula">
    <w:name w:val="Table Grid"/>
    <w:basedOn w:val="Tablanormal"/>
    <w:uiPriority w:val="39"/>
    <w:rsid w:val="003F455F"/>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70CB0"/>
    <w:rPr>
      <w:rFonts w:asciiTheme="majorHAnsi" w:eastAsiaTheme="majorEastAsia" w:hAnsiTheme="majorHAnsi" w:cstheme="majorBidi"/>
      <w:color w:val="2E74B5" w:themeColor="accent1" w:themeShade="BF"/>
      <w:sz w:val="26"/>
      <w:szCs w:val="26"/>
      <w:lang w:val="es-AR"/>
    </w:rPr>
  </w:style>
  <w:style w:type="character" w:styleId="Mencinsinresolver">
    <w:name w:val="Unresolved Mention"/>
    <w:basedOn w:val="Fuentedeprrafopredeter"/>
    <w:uiPriority w:val="99"/>
    <w:semiHidden/>
    <w:unhideWhenUsed/>
    <w:rsid w:val="00524EAF"/>
    <w:rPr>
      <w:color w:val="605E5C"/>
      <w:shd w:val="clear" w:color="auto" w:fill="E1DFDD"/>
    </w:rPr>
  </w:style>
  <w:style w:type="paragraph" w:styleId="TtuloTDC">
    <w:name w:val="TOC Heading"/>
    <w:basedOn w:val="Ttulo1"/>
    <w:next w:val="Normal"/>
    <w:uiPriority w:val="39"/>
    <w:unhideWhenUsed/>
    <w:qFormat/>
    <w:rsid w:val="00590ED8"/>
    <w:pPr>
      <w:outlineLvl w:val="9"/>
    </w:pPr>
    <w:rPr>
      <w:lang w:eastAsia="es-AR"/>
    </w:rPr>
  </w:style>
  <w:style w:type="paragraph" w:styleId="TDC1">
    <w:name w:val="toc 1"/>
    <w:basedOn w:val="Normal"/>
    <w:next w:val="Normal"/>
    <w:autoRedefine/>
    <w:uiPriority w:val="39"/>
    <w:unhideWhenUsed/>
    <w:rsid w:val="00590ED8"/>
    <w:pPr>
      <w:spacing w:after="100"/>
    </w:pPr>
  </w:style>
  <w:style w:type="paragraph" w:styleId="TDC2">
    <w:name w:val="toc 2"/>
    <w:basedOn w:val="Normal"/>
    <w:next w:val="Normal"/>
    <w:autoRedefine/>
    <w:uiPriority w:val="39"/>
    <w:unhideWhenUsed/>
    <w:rsid w:val="00590ED8"/>
    <w:pPr>
      <w:spacing w:after="100"/>
      <w:ind w:left="220"/>
    </w:pPr>
  </w:style>
  <w:style w:type="character" w:customStyle="1" w:styleId="Ttulo3Car">
    <w:name w:val="Título 3 Car"/>
    <w:basedOn w:val="Fuentedeprrafopredeter"/>
    <w:link w:val="Ttulo3"/>
    <w:uiPriority w:val="9"/>
    <w:rsid w:val="0098235C"/>
    <w:rPr>
      <w:rFonts w:asciiTheme="majorHAnsi" w:eastAsiaTheme="majorEastAsia" w:hAnsiTheme="majorHAnsi" w:cstheme="majorBidi"/>
      <w:color w:val="1F4D78" w:themeColor="accent1" w:themeShade="7F"/>
      <w:sz w:val="24"/>
      <w:szCs w:val="24"/>
      <w:lang w:val="es-AR"/>
    </w:rPr>
  </w:style>
  <w:style w:type="character" w:styleId="Refdecomentario">
    <w:name w:val="annotation reference"/>
    <w:basedOn w:val="Fuentedeprrafopredeter"/>
    <w:uiPriority w:val="99"/>
    <w:semiHidden/>
    <w:unhideWhenUsed/>
    <w:rsid w:val="0082683D"/>
    <w:rPr>
      <w:sz w:val="16"/>
      <w:szCs w:val="16"/>
    </w:rPr>
  </w:style>
  <w:style w:type="paragraph" w:styleId="Textocomentario">
    <w:name w:val="annotation text"/>
    <w:basedOn w:val="Normal"/>
    <w:link w:val="TextocomentarioCar"/>
    <w:uiPriority w:val="99"/>
    <w:semiHidden/>
    <w:unhideWhenUsed/>
    <w:rsid w:val="008268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683D"/>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82683D"/>
    <w:rPr>
      <w:b/>
      <w:bCs/>
    </w:rPr>
  </w:style>
  <w:style w:type="character" w:customStyle="1" w:styleId="AsuntodelcomentarioCar">
    <w:name w:val="Asunto del comentario Car"/>
    <w:basedOn w:val="TextocomentarioCar"/>
    <w:link w:val="Asuntodelcomentario"/>
    <w:uiPriority w:val="99"/>
    <w:semiHidden/>
    <w:rsid w:val="0082683D"/>
    <w:rPr>
      <w:b/>
      <w:bCs/>
      <w:sz w:val="20"/>
      <w:szCs w:val="20"/>
      <w:lang w:val="es-AR"/>
    </w:rPr>
  </w:style>
  <w:style w:type="paragraph" w:styleId="Bibliografa">
    <w:name w:val="Bibliography"/>
    <w:basedOn w:val="Normal"/>
    <w:next w:val="Normal"/>
    <w:uiPriority w:val="37"/>
    <w:unhideWhenUsed/>
    <w:rsid w:val="00733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0488">
      <w:bodyDiv w:val="1"/>
      <w:marLeft w:val="0"/>
      <w:marRight w:val="0"/>
      <w:marTop w:val="0"/>
      <w:marBottom w:val="0"/>
      <w:divBdr>
        <w:top w:val="none" w:sz="0" w:space="0" w:color="auto"/>
        <w:left w:val="none" w:sz="0" w:space="0" w:color="auto"/>
        <w:bottom w:val="none" w:sz="0" w:space="0" w:color="auto"/>
        <w:right w:val="none" w:sz="0" w:space="0" w:color="auto"/>
      </w:divBdr>
    </w:div>
    <w:div w:id="98139426">
      <w:bodyDiv w:val="1"/>
      <w:marLeft w:val="0"/>
      <w:marRight w:val="0"/>
      <w:marTop w:val="0"/>
      <w:marBottom w:val="0"/>
      <w:divBdr>
        <w:top w:val="none" w:sz="0" w:space="0" w:color="auto"/>
        <w:left w:val="none" w:sz="0" w:space="0" w:color="auto"/>
        <w:bottom w:val="none" w:sz="0" w:space="0" w:color="auto"/>
        <w:right w:val="none" w:sz="0" w:space="0" w:color="auto"/>
      </w:divBdr>
    </w:div>
    <w:div w:id="212927746">
      <w:bodyDiv w:val="1"/>
      <w:marLeft w:val="0"/>
      <w:marRight w:val="0"/>
      <w:marTop w:val="0"/>
      <w:marBottom w:val="0"/>
      <w:divBdr>
        <w:top w:val="none" w:sz="0" w:space="0" w:color="auto"/>
        <w:left w:val="none" w:sz="0" w:space="0" w:color="auto"/>
        <w:bottom w:val="none" w:sz="0" w:space="0" w:color="auto"/>
        <w:right w:val="none" w:sz="0" w:space="0" w:color="auto"/>
      </w:divBdr>
    </w:div>
    <w:div w:id="313222813">
      <w:bodyDiv w:val="1"/>
      <w:marLeft w:val="0"/>
      <w:marRight w:val="0"/>
      <w:marTop w:val="0"/>
      <w:marBottom w:val="0"/>
      <w:divBdr>
        <w:top w:val="none" w:sz="0" w:space="0" w:color="auto"/>
        <w:left w:val="none" w:sz="0" w:space="0" w:color="auto"/>
        <w:bottom w:val="none" w:sz="0" w:space="0" w:color="auto"/>
        <w:right w:val="none" w:sz="0" w:space="0" w:color="auto"/>
      </w:divBdr>
    </w:div>
    <w:div w:id="342981083">
      <w:bodyDiv w:val="1"/>
      <w:marLeft w:val="0"/>
      <w:marRight w:val="0"/>
      <w:marTop w:val="0"/>
      <w:marBottom w:val="0"/>
      <w:divBdr>
        <w:top w:val="none" w:sz="0" w:space="0" w:color="auto"/>
        <w:left w:val="none" w:sz="0" w:space="0" w:color="auto"/>
        <w:bottom w:val="none" w:sz="0" w:space="0" w:color="auto"/>
        <w:right w:val="none" w:sz="0" w:space="0" w:color="auto"/>
      </w:divBdr>
    </w:div>
    <w:div w:id="421999624">
      <w:bodyDiv w:val="1"/>
      <w:marLeft w:val="0"/>
      <w:marRight w:val="0"/>
      <w:marTop w:val="0"/>
      <w:marBottom w:val="0"/>
      <w:divBdr>
        <w:top w:val="none" w:sz="0" w:space="0" w:color="auto"/>
        <w:left w:val="none" w:sz="0" w:space="0" w:color="auto"/>
        <w:bottom w:val="none" w:sz="0" w:space="0" w:color="auto"/>
        <w:right w:val="none" w:sz="0" w:space="0" w:color="auto"/>
      </w:divBdr>
    </w:div>
    <w:div w:id="592396103">
      <w:bodyDiv w:val="1"/>
      <w:marLeft w:val="0"/>
      <w:marRight w:val="0"/>
      <w:marTop w:val="0"/>
      <w:marBottom w:val="0"/>
      <w:divBdr>
        <w:top w:val="none" w:sz="0" w:space="0" w:color="auto"/>
        <w:left w:val="none" w:sz="0" w:space="0" w:color="auto"/>
        <w:bottom w:val="none" w:sz="0" w:space="0" w:color="auto"/>
        <w:right w:val="none" w:sz="0" w:space="0" w:color="auto"/>
      </w:divBdr>
    </w:div>
    <w:div w:id="643700570">
      <w:bodyDiv w:val="1"/>
      <w:marLeft w:val="0"/>
      <w:marRight w:val="0"/>
      <w:marTop w:val="0"/>
      <w:marBottom w:val="0"/>
      <w:divBdr>
        <w:top w:val="none" w:sz="0" w:space="0" w:color="auto"/>
        <w:left w:val="none" w:sz="0" w:space="0" w:color="auto"/>
        <w:bottom w:val="none" w:sz="0" w:space="0" w:color="auto"/>
        <w:right w:val="none" w:sz="0" w:space="0" w:color="auto"/>
      </w:divBdr>
    </w:div>
    <w:div w:id="817458020">
      <w:bodyDiv w:val="1"/>
      <w:marLeft w:val="0"/>
      <w:marRight w:val="0"/>
      <w:marTop w:val="0"/>
      <w:marBottom w:val="0"/>
      <w:divBdr>
        <w:top w:val="none" w:sz="0" w:space="0" w:color="auto"/>
        <w:left w:val="none" w:sz="0" w:space="0" w:color="auto"/>
        <w:bottom w:val="none" w:sz="0" w:space="0" w:color="auto"/>
        <w:right w:val="none" w:sz="0" w:space="0" w:color="auto"/>
      </w:divBdr>
    </w:div>
    <w:div w:id="986283771">
      <w:bodyDiv w:val="1"/>
      <w:marLeft w:val="0"/>
      <w:marRight w:val="0"/>
      <w:marTop w:val="0"/>
      <w:marBottom w:val="0"/>
      <w:divBdr>
        <w:top w:val="none" w:sz="0" w:space="0" w:color="auto"/>
        <w:left w:val="none" w:sz="0" w:space="0" w:color="auto"/>
        <w:bottom w:val="none" w:sz="0" w:space="0" w:color="auto"/>
        <w:right w:val="none" w:sz="0" w:space="0" w:color="auto"/>
      </w:divBdr>
    </w:div>
    <w:div w:id="1030573484">
      <w:bodyDiv w:val="1"/>
      <w:marLeft w:val="0"/>
      <w:marRight w:val="0"/>
      <w:marTop w:val="0"/>
      <w:marBottom w:val="0"/>
      <w:divBdr>
        <w:top w:val="none" w:sz="0" w:space="0" w:color="auto"/>
        <w:left w:val="none" w:sz="0" w:space="0" w:color="auto"/>
        <w:bottom w:val="none" w:sz="0" w:space="0" w:color="auto"/>
        <w:right w:val="none" w:sz="0" w:space="0" w:color="auto"/>
      </w:divBdr>
    </w:div>
    <w:div w:id="1308054758">
      <w:bodyDiv w:val="1"/>
      <w:marLeft w:val="0"/>
      <w:marRight w:val="0"/>
      <w:marTop w:val="0"/>
      <w:marBottom w:val="0"/>
      <w:divBdr>
        <w:top w:val="none" w:sz="0" w:space="0" w:color="auto"/>
        <w:left w:val="none" w:sz="0" w:space="0" w:color="auto"/>
        <w:bottom w:val="none" w:sz="0" w:space="0" w:color="auto"/>
        <w:right w:val="none" w:sz="0" w:space="0" w:color="auto"/>
      </w:divBdr>
    </w:div>
    <w:div w:id="1316757447">
      <w:bodyDiv w:val="1"/>
      <w:marLeft w:val="0"/>
      <w:marRight w:val="0"/>
      <w:marTop w:val="0"/>
      <w:marBottom w:val="0"/>
      <w:divBdr>
        <w:top w:val="none" w:sz="0" w:space="0" w:color="auto"/>
        <w:left w:val="none" w:sz="0" w:space="0" w:color="auto"/>
        <w:bottom w:val="none" w:sz="0" w:space="0" w:color="auto"/>
        <w:right w:val="none" w:sz="0" w:space="0" w:color="auto"/>
      </w:divBdr>
    </w:div>
    <w:div w:id="1522280521">
      <w:bodyDiv w:val="1"/>
      <w:marLeft w:val="0"/>
      <w:marRight w:val="0"/>
      <w:marTop w:val="0"/>
      <w:marBottom w:val="0"/>
      <w:divBdr>
        <w:top w:val="none" w:sz="0" w:space="0" w:color="auto"/>
        <w:left w:val="none" w:sz="0" w:space="0" w:color="auto"/>
        <w:bottom w:val="none" w:sz="0" w:space="0" w:color="auto"/>
        <w:right w:val="none" w:sz="0" w:space="0" w:color="auto"/>
      </w:divBdr>
    </w:div>
    <w:div w:id="1561087829">
      <w:bodyDiv w:val="1"/>
      <w:marLeft w:val="0"/>
      <w:marRight w:val="0"/>
      <w:marTop w:val="0"/>
      <w:marBottom w:val="0"/>
      <w:divBdr>
        <w:top w:val="none" w:sz="0" w:space="0" w:color="auto"/>
        <w:left w:val="none" w:sz="0" w:space="0" w:color="auto"/>
        <w:bottom w:val="none" w:sz="0" w:space="0" w:color="auto"/>
        <w:right w:val="none" w:sz="0" w:space="0" w:color="auto"/>
      </w:divBdr>
    </w:div>
    <w:div w:id="1667903440">
      <w:bodyDiv w:val="1"/>
      <w:marLeft w:val="0"/>
      <w:marRight w:val="0"/>
      <w:marTop w:val="0"/>
      <w:marBottom w:val="0"/>
      <w:divBdr>
        <w:top w:val="none" w:sz="0" w:space="0" w:color="auto"/>
        <w:left w:val="none" w:sz="0" w:space="0" w:color="auto"/>
        <w:bottom w:val="none" w:sz="0" w:space="0" w:color="auto"/>
        <w:right w:val="none" w:sz="0" w:space="0" w:color="auto"/>
      </w:divBdr>
    </w:div>
    <w:div w:id="214581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ElS19</b:Tag>
    <b:SourceType>InternetSite</b:SourceType>
    <b:Guid>{8F079B29-3074-487C-8357-890D9A702F2F}</b:Guid>
    <b:Author>
      <b:Author>
        <b:NameList>
          <b:Person>
            <b:Last>Sur</b:Last>
            <b:First>El</b:First>
            <b:Middle>Sur del</b:Middle>
          </b:Person>
        </b:NameList>
      </b:Author>
    </b:Author>
    <b:Title>Agricultura en Argentina</b:Title>
    <b:Year>2019</b:Year>
    <b:Month>03</b:Month>
    <b:Day>27</b:Day>
    <b:URL>https://surdelsur.com/es/agricultura-argentina/</b:URL>
    <b:RefOrder>1</b:RefOrder>
  </b:Source>
  <b:Source>
    <b:Tag>Eje19</b:Tag>
    <b:SourceType>InternetSite</b:SourceType>
    <b:Guid>{31200DA4-50C1-47CF-B44B-A755FF53013A}</b:Guid>
    <b:Author>
      <b:Author>
        <b:NameList>
          <b:Person>
            <b:Last>Ejemplos</b:Last>
          </b:Person>
        </b:NameList>
      </b:Author>
    </b:Author>
    <b:Title>10 Ejemplos de Actividades Agrícolas</b:Title>
    <b:Year>2019</b:Year>
    <b:Month>05</b:Month>
    <b:Day>13</b:Day>
    <b:URL>https://www.ejemplos.co/10-ejemplos-de-actividades-agricolas/#ixzz5l8B5ZvZn</b:URL>
    <b:RefOrder>2</b:RefOrder>
  </b:Source>
  <b:Source>
    <b:Tag>Agr19</b:Tag>
    <b:SourceType>InternetSite</b:SourceType>
    <b:Guid>{79ACFC21-683E-4C61-832E-8177C8D37F69}</b:Guid>
    <b:Author>
      <b:Author>
        <b:NameList>
          <b:Person>
            <b:Last>Agroptima</b:Last>
          </b:Person>
        </b:NameList>
      </b:Author>
    </b:Author>
    <b:Title>El software y aplicacion agricola mas potente</b:Title>
    <b:Year>2019</b:Year>
    <b:Month>04</b:Month>
    <b:Day>27</b:Day>
    <b:URL>https://www.agroptima.com/es/</b:URL>
    <b:RefOrder>3</b:RefOrder>
  </b:Source>
  <b:Source>
    <b:Tag>Blo17</b:Tag>
    <b:SourceType>InternetSite</b:SourceType>
    <b:Guid>{5B139E3F-5E2E-4706-90D7-90E101C83361}</b:Guid>
    <b:Author>
      <b:Author>
        <b:NameList>
          <b:Person>
            <b:Last>Mercosur.com</b:Last>
            <b:First>Blog</b:First>
          </b:Person>
        </b:NameList>
      </b:Author>
    </b:Author>
    <b:Title>Las App del campo: agricultura y ganadería desde el celular</b:Title>
    <b:Year>2017</b:Year>
    <b:Month>07</b:Month>
    <b:Day>17</b:Day>
    <b:URL>https://blog.mercosur.com/app-del-campo-agricultura-ganaderia-celular/</b:URL>
    <b:RefOrder>4</b:RefOrder>
  </b:Source>
</b:Sources>
</file>

<file path=customXml/itemProps1.xml><?xml version="1.0" encoding="utf-8"?>
<ds:datastoreItem xmlns:ds="http://schemas.openxmlformats.org/officeDocument/2006/customXml" ds:itemID="{D5B07E32-F585-4BD4-A88E-A0B551B54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2941</Words>
  <Characters>16180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Cena</dc:creator>
  <cp:keywords/>
  <dc:description/>
  <cp:lastModifiedBy>Gonzalo Pedrotti</cp:lastModifiedBy>
  <cp:revision>9</cp:revision>
  <dcterms:created xsi:type="dcterms:W3CDTF">2019-05-17T18:45:00Z</dcterms:created>
  <dcterms:modified xsi:type="dcterms:W3CDTF">2019-05-17T18:54:00Z</dcterms:modified>
</cp:coreProperties>
</file>